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575E" w:rsidRDefault="0013575E" w:rsidP="005442D9">
      <w:pPr>
        <w:pStyle w:val="Titolo"/>
        <w:jc w:val="center"/>
      </w:pPr>
      <w:proofErr w:type="spellStart"/>
      <w:r>
        <w:t>Risc</w:t>
      </w:r>
      <w:proofErr w:type="spellEnd"/>
      <w:r>
        <w:t xml:space="preserve">-Kit </w:t>
      </w:r>
      <w:proofErr w:type="spellStart"/>
      <w:r>
        <w:t>Db</w:t>
      </w:r>
      <w:proofErr w:type="spellEnd"/>
      <w:r>
        <w:t xml:space="preserve"> </w:t>
      </w:r>
      <w:proofErr w:type="spellStart"/>
      <w:r>
        <w:t>Tool</w:t>
      </w:r>
      <w:proofErr w:type="spellEnd"/>
    </w:p>
    <w:p w:rsidR="0013575E" w:rsidRDefault="0013575E">
      <w:r>
        <w:br w:type="page"/>
      </w:r>
    </w:p>
    <w:p w:rsidR="0013575E" w:rsidRDefault="0013575E">
      <w:pPr>
        <w:pStyle w:val="Titolosommario"/>
      </w:pPr>
      <w:r>
        <w:t>Sommario</w:t>
      </w:r>
    </w:p>
    <w:p w:rsidR="0013575E" w:rsidRDefault="0013575E">
      <w:pPr>
        <w:pStyle w:val="Sommario1"/>
        <w:tabs>
          <w:tab w:val="right" w:leader="dot" w:pos="9628"/>
        </w:tabs>
        <w:rPr>
          <w:ins w:id="0" w:author="Paolo Campanella" w:date="2014-07-01T17:51:00Z"/>
          <w:rFonts w:eastAsia="MS Mincho"/>
          <w:noProof/>
          <w:lang w:eastAsia="it-IT"/>
        </w:rPr>
      </w:pPr>
      <w:r>
        <w:fldChar w:fldCharType="begin"/>
      </w:r>
      <w:r>
        <w:instrText xml:space="preserve"> TOC \o "1-3" \h \z \u </w:instrText>
      </w:r>
      <w:r>
        <w:fldChar w:fldCharType="separate"/>
      </w:r>
      <w:ins w:id="1" w:author="Paolo Campanella" w:date="2014-07-01T17:51:00Z">
        <w:r w:rsidRPr="004E329C">
          <w:rPr>
            <w:rStyle w:val="Collegamentoipertestuale"/>
            <w:noProof/>
          </w:rPr>
          <w:fldChar w:fldCharType="begin"/>
        </w:r>
        <w:r w:rsidRPr="004E329C">
          <w:rPr>
            <w:rStyle w:val="Collegamentoipertestuale"/>
            <w:noProof/>
          </w:rPr>
          <w:instrText xml:space="preserve"> </w:instrText>
        </w:r>
        <w:r>
          <w:rPr>
            <w:noProof/>
          </w:rPr>
          <w:instrText>HYPERLINK \l "_Toc392000434"</w:instrText>
        </w:r>
        <w:r w:rsidRPr="004E329C">
          <w:rPr>
            <w:rStyle w:val="Collegamentoipertestuale"/>
            <w:noProof/>
          </w:rPr>
          <w:instrText xml:space="preserve"> </w:instrText>
        </w:r>
        <w:r w:rsidRPr="004E329C">
          <w:rPr>
            <w:rStyle w:val="Collegamentoipertestuale"/>
            <w:noProof/>
          </w:rPr>
          <w:fldChar w:fldCharType="separate"/>
        </w:r>
        <w:r w:rsidRPr="004E329C">
          <w:rPr>
            <w:rStyle w:val="Collegamentoipertestuale"/>
            <w:noProof/>
            <w:lang w:val="en-US"/>
          </w:rPr>
          <w:t>Introduction</w:t>
        </w:r>
        <w:r>
          <w:rPr>
            <w:noProof/>
            <w:webHidden/>
          </w:rPr>
          <w:tab/>
        </w:r>
        <w:r>
          <w:rPr>
            <w:noProof/>
            <w:webHidden/>
          </w:rPr>
          <w:fldChar w:fldCharType="begin"/>
        </w:r>
        <w:r>
          <w:rPr>
            <w:noProof/>
            <w:webHidden/>
          </w:rPr>
          <w:instrText xml:space="preserve"> PAGEREF _Toc392000434 \h </w:instrText>
        </w:r>
      </w:ins>
      <w:r>
        <w:rPr>
          <w:noProof/>
          <w:webHidden/>
        </w:rPr>
      </w:r>
      <w:ins w:id="2" w:author="Paolo Campanella" w:date="2014-07-01T17:51:00Z">
        <w:r>
          <w:rPr>
            <w:noProof/>
            <w:webHidden/>
          </w:rPr>
          <w:fldChar w:fldCharType="separate"/>
        </w:r>
      </w:ins>
      <w:ins w:id="3" w:author="Mitchell" w:date="2014-07-01T18:24:00Z">
        <w:r>
          <w:rPr>
            <w:noProof/>
            <w:webHidden/>
          </w:rPr>
          <w:t>2</w:t>
        </w:r>
      </w:ins>
      <w:ins w:id="4" w:author="Paolo Campanella" w:date="2014-07-01T17:51:00Z">
        <w:del w:id="5" w:author="Mitchell" w:date="2014-07-01T18:24:00Z">
          <w:r w:rsidDel="003F1B69">
            <w:rPr>
              <w:noProof/>
              <w:webHidden/>
            </w:rPr>
            <w:delText>3</w:delText>
          </w:r>
        </w:del>
        <w:r>
          <w:rPr>
            <w:noProof/>
            <w:webHidden/>
          </w:rPr>
          <w:fldChar w:fldCharType="end"/>
        </w:r>
        <w:r w:rsidRPr="004E329C">
          <w:rPr>
            <w:rStyle w:val="Collegamentoipertestuale"/>
            <w:noProof/>
          </w:rPr>
          <w:fldChar w:fldCharType="end"/>
        </w:r>
      </w:ins>
    </w:p>
    <w:p w:rsidR="0013575E" w:rsidRDefault="0013575E">
      <w:pPr>
        <w:pStyle w:val="Sommario1"/>
        <w:tabs>
          <w:tab w:val="right" w:leader="dot" w:pos="9628"/>
        </w:tabs>
        <w:rPr>
          <w:ins w:id="6" w:author="Paolo Campanella" w:date="2014-07-01T17:51:00Z"/>
          <w:rFonts w:eastAsia="MS Mincho"/>
          <w:noProof/>
          <w:lang w:eastAsia="it-IT"/>
        </w:rPr>
      </w:pPr>
      <w:ins w:id="7" w:author="Paolo Campanella" w:date="2014-07-01T17:51:00Z">
        <w:r w:rsidRPr="004E329C">
          <w:rPr>
            <w:rStyle w:val="Collegamentoipertestuale"/>
            <w:noProof/>
          </w:rPr>
          <w:fldChar w:fldCharType="begin"/>
        </w:r>
        <w:r w:rsidRPr="004E329C">
          <w:rPr>
            <w:rStyle w:val="Collegamentoipertestuale"/>
            <w:noProof/>
          </w:rPr>
          <w:instrText xml:space="preserve"> </w:instrText>
        </w:r>
        <w:r>
          <w:rPr>
            <w:noProof/>
          </w:rPr>
          <w:instrText>HYPERLINK \l "_Toc392000435"</w:instrText>
        </w:r>
        <w:r w:rsidRPr="004E329C">
          <w:rPr>
            <w:rStyle w:val="Collegamentoipertestuale"/>
            <w:noProof/>
          </w:rPr>
          <w:instrText xml:space="preserve"> </w:instrText>
        </w:r>
        <w:r w:rsidRPr="004E329C">
          <w:rPr>
            <w:rStyle w:val="Collegamentoipertestuale"/>
            <w:noProof/>
          </w:rPr>
          <w:fldChar w:fldCharType="separate"/>
        </w:r>
        <w:r w:rsidRPr="004E329C">
          <w:rPr>
            <w:rStyle w:val="Collegamentoipertestuale"/>
            <w:noProof/>
            <w:lang w:val="en-GB"/>
          </w:rPr>
          <w:t>Requirement Analisys</w:t>
        </w:r>
        <w:r>
          <w:rPr>
            <w:noProof/>
            <w:webHidden/>
          </w:rPr>
          <w:tab/>
        </w:r>
        <w:r>
          <w:rPr>
            <w:noProof/>
            <w:webHidden/>
          </w:rPr>
          <w:fldChar w:fldCharType="begin"/>
        </w:r>
        <w:r>
          <w:rPr>
            <w:noProof/>
            <w:webHidden/>
          </w:rPr>
          <w:instrText xml:space="preserve"> PAGEREF _Toc392000435 \h </w:instrText>
        </w:r>
      </w:ins>
      <w:r>
        <w:rPr>
          <w:noProof/>
          <w:webHidden/>
        </w:rPr>
      </w:r>
      <w:ins w:id="8" w:author="Paolo Campanella" w:date="2014-07-01T17:51:00Z">
        <w:r>
          <w:rPr>
            <w:noProof/>
            <w:webHidden/>
          </w:rPr>
          <w:fldChar w:fldCharType="separate"/>
        </w:r>
      </w:ins>
      <w:ins w:id="9" w:author="Mitchell" w:date="2014-07-01T18:24:00Z">
        <w:r>
          <w:rPr>
            <w:noProof/>
            <w:webHidden/>
          </w:rPr>
          <w:t>2</w:t>
        </w:r>
      </w:ins>
      <w:ins w:id="10" w:author="Paolo Campanella" w:date="2014-07-01T17:51:00Z">
        <w:del w:id="11" w:author="Mitchell" w:date="2014-07-01T18:24:00Z">
          <w:r w:rsidDel="003F1B69">
            <w:rPr>
              <w:noProof/>
              <w:webHidden/>
            </w:rPr>
            <w:delText>3</w:delText>
          </w:r>
        </w:del>
        <w:r>
          <w:rPr>
            <w:noProof/>
            <w:webHidden/>
          </w:rPr>
          <w:fldChar w:fldCharType="end"/>
        </w:r>
        <w:r w:rsidRPr="004E329C">
          <w:rPr>
            <w:rStyle w:val="Collegamentoipertestuale"/>
            <w:noProof/>
          </w:rPr>
          <w:fldChar w:fldCharType="end"/>
        </w:r>
      </w:ins>
    </w:p>
    <w:p w:rsidR="0013575E" w:rsidRDefault="0013575E">
      <w:pPr>
        <w:pStyle w:val="Sommario1"/>
        <w:tabs>
          <w:tab w:val="right" w:leader="dot" w:pos="9628"/>
        </w:tabs>
        <w:rPr>
          <w:ins w:id="12" w:author="Paolo Campanella" w:date="2014-07-01T17:51:00Z"/>
          <w:rFonts w:eastAsia="MS Mincho"/>
          <w:noProof/>
          <w:lang w:eastAsia="it-IT"/>
        </w:rPr>
      </w:pPr>
      <w:ins w:id="13" w:author="Paolo Campanella" w:date="2014-07-01T17:51:00Z">
        <w:r w:rsidRPr="004E329C">
          <w:rPr>
            <w:rStyle w:val="Collegamentoipertestuale"/>
            <w:noProof/>
          </w:rPr>
          <w:fldChar w:fldCharType="begin"/>
        </w:r>
        <w:r w:rsidRPr="004E329C">
          <w:rPr>
            <w:rStyle w:val="Collegamentoipertestuale"/>
            <w:noProof/>
          </w:rPr>
          <w:instrText xml:space="preserve"> </w:instrText>
        </w:r>
        <w:r>
          <w:rPr>
            <w:noProof/>
          </w:rPr>
          <w:instrText>HYPERLINK \l "_Toc392000436"</w:instrText>
        </w:r>
        <w:r w:rsidRPr="004E329C">
          <w:rPr>
            <w:rStyle w:val="Collegamentoipertestuale"/>
            <w:noProof/>
          </w:rPr>
          <w:instrText xml:space="preserve"> </w:instrText>
        </w:r>
        <w:r w:rsidRPr="004E329C">
          <w:rPr>
            <w:rStyle w:val="Collegamentoipertestuale"/>
            <w:noProof/>
          </w:rPr>
          <w:fldChar w:fldCharType="separate"/>
        </w:r>
        <w:r w:rsidRPr="004E329C">
          <w:rPr>
            <w:rStyle w:val="Collegamentoipertestuale"/>
            <w:noProof/>
            <w:lang w:val="en-US"/>
          </w:rPr>
          <w:t>Architecture</w:t>
        </w:r>
        <w:r>
          <w:rPr>
            <w:noProof/>
            <w:webHidden/>
          </w:rPr>
          <w:tab/>
        </w:r>
        <w:r>
          <w:rPr>
            <w:noProof/>
            <w:webHidden/>
          </w:rPr>
          <w:fldChar w:fldCharType="begin"/>
        </w:r>
        <w:r>
          <w:rPr>
            <w:noProof/>
            <w:webHidden/>
          </w:rPr>
          <w:instrText xml:space="preserve"> PAGEREF _Toc392000436 \h </w:instrText>
        </w:r>
      </w:ins>
      <w:r>
        <w:rPr>
          <w:noProof/>
          <w:webHidden/>
        </w:rPr>
      </w:r>
      <w:ins w:id="14" w:author="Paolo Campanella" w:date="2014-07-01T17:51:00Z">
        <w:r>
          <w:rPr>
            <w:noProof/>
            <w:webHidden/>
          </w:rPr>
          <w:fldChar w:fldCharType="separate"/>
        </w:r>
      </w:ins>
      <w:ins w:id="15" w:author="Mitchell" w:date="2014-07-01T18:24:00Z">
        <w:r>
          <w:rPr>
            <w:noProof/>
            <w:webHidden/>
          </w:rPr>
          <w:t>2</w:t>
        </w:r>
      </w:ins>
      <w:ins w:id="16" w:author="Paolo Campanella" w:date="2014-07-01T17:51:00Z">
        <w:del w:id="17" w:author="Mitchell" w:date="2014-07-01T18:24:00Z">
          <w:r w:rsidDel="003F1B69">
            <w:rPr>
              <w:noProof/>
              <w:webHidden/>
            </w:rPr>
            <w:delText>5</w:delText>
          </w:r>
        </w:del>
        <w:r>
          <w:rPr>
            <w:noProof/>
            <w:webHidden/>
          </w:rPr>
          <w:fldChar w:fldCharType="end"/>
        </w:r>
        <w:r w:rsidRPr="004E329C">
          <w:rPr>
            <w:rStyle w:val="Collegamentoipertestuale"/>
            <w:noProof/>
          </w:rPr>
          <w:fldChar w:fldCharType="end"/>
        </w:r>
      </w:ins>
    </w:p>
    <w:p w:rsidR="0013575E" w:rsidRDefault="0013575E">
      <w:pPr>
        <w:pStyle w:val="Sommario1"/>
        <w:tabs>
          <w:tab w:val="right" w:leader="dot" w:pos="9628"/>
        </w:tabs>
        <w:rPr>
          <w:ins w:id="18" w:author="Paolo Campanella" w:date="2014-07-01T17:51:00Z"/>
          <w:rFonts w:eastAsia="MS Mincho"/>
          <w:noProof/>
          <w:lang w:eastAsia="it-IT"/>
        </w:rPr>
      </w:pPr>
      <w:ins w:id="19" w:author="Paolo Campanella" w:date="2014-07-01T17:51:00Z">
        <w:r w:rsidRPr="004E329C">
          <w:rPr>
            <w:rStyle w:val="Collegamentoipertestuale"/>
            <w:noProof/>
          </w:rPr>
          <w:fldChar w:fldCharType="begin"/>
        </w:r>
        <w:r w:rsidRPr="004E329C">
          <w:rPr>
            <w:rStyle w:val="Collegamentoipertestuale"/>
            <w:noProof/>
          </w:rPr>
          <w:instrText xml:space="preserve"> </w:instrText>
        </w:r>
        <w:r>
          <w:rPr>
            <w:noProof/>
          </w:rPr>
          <w:instrText>HYPERLINK \l "_Toc392000437"</w:instrText>
        </w:r>
        <w:r w:rsidRPr="004E329C">
          <w:rPr>
            <w:rStyle w:val="Collegamentoipertestuale"/>
            <w:noProof/>
          </w:rPr>
          <w:instrText xml:space="preserve"> </w:instrText>
        </w:r>
        <w:r w:rsidRPr="004E329C">
          <w:rPr>
            <w:rStyle w:val="Collegamentoipertestuale"/>
            <w:noProof/>
          </w:rPr>
          <w:fldChar w:fldCharType="separate"/>
        </w:r>
        <w:r w:rsidRPr="004E329C">
          <w:rPr>
            <w:rStyle w:val="Collegamentoipertestuale"/>
            <w:noProof/>
            <w:lang w:val="en-US"/>
          </w:rPr>
          <w:t>System Design</w:t>
        </w:r>
        <w:r>
          <w:rPr>
            <w:noProof/>
            <w:webHidden/>
          </w:rPr>
          <w:tab/>
        </w:r>
        <w:r>
          <w:rPr>
            <w:noProof/>
            <w:webHidden/>
          </w:rPr>
          <w:fldChar w:fldCharType="begin"/>
        </w:r>
        <w:r>
          <w:rPr>
            <w:noProof/>
            <w:webHidden/>
          </w:rPr>
          <w:instrText xml:space="preserve"> PAGEREF _Toc392000437 \h </w:instrText>
        </w:r>
      </w:ins>
      <w:r>
        <w:rPr>
          <w:noProof/>
          <w:webHidden/>
        </w:rPr>
      </w:r>
      <w:ins w:id="20" w:author="Paolo Campanella" w:date="2014-07-01T17:51:00Z">
        <w:r>
          <w:rPr>
            <w:noProof/>
            <w:webHidden/>
          </w:rPr>
          <w:fldChar w:fldCharType="separate"/>
        </w:r>
      </w:ins>
      <w:ins w:id="21" w:author="Mitchell" w:date="2014-07-01T18:24:00Z">
        <w:r>
          <w:rPr>
            <w:noProof/>
            <w:webHidden/>
          </w:rPr>
          <w:t>2</w:t>
        </w:r>
      </w:ins>
      <w:ins w:id="22" w:author="Paolo Campanella" w:date="2014-07-01T17:51:00Z">
        <w:del w:id="23" w:author="Mitchell" w:date="2014-07-01T18:24:00Z">
          <w:r w:rsidDel="003F1B69">
            <w:rPr>
              <w:noProof/>
              <w:webHidden/>
            </w:rPr>
            <w:delText>7</w:delText>
          </w:r>
        </w:del>
        <w:r>
          <w:rPr>
            <w:noProof/>
            <w:webHidden/>
          </w:rPr>
          <w:fldChar w:fldCharType="end"/>
        </w:r>
        <w:r w:rsidRPr="004E329C">
          <w:rPr>
            <w:rStyle w:val="Collegamentoipertestuale"/>
            <w:noProof/>
          </w:rPr>
          <w:fldChar w:fldCharType="end"/>
        </w:r>
      </w:ins>
    </w:p>
    <w:p w:rsidR="0013575E" w:rsidRDefault="0013575E">
      <w:pPr>
        <w:pStyle w:val="Sommario2"/>
        <w:tabs>
          <w:tab w:val="right" w:leader="dot" w:pos="9628"/>
        </w:tabs>
        <w:rPr>
          <w:ins w:id="24" w:author="Paolo Campanella" w:date="2014-07-01T17:51:00Z"/>
          <w:rFonts w:eastAsia="MS Mincho"/>
          <w:noProof/>
          <w:lang w:eastAsia="it-IT"/>
        </w:rPr>
      </w:pPr>
      <w:ins w:id="25" w:author="Paolo Campanella" w:date="2014-07-01T17:51:00Z">
        <w:r w:rsidRPr="004E329C">
          <w:rPr>
            <w:rStyle w:val="Collegamentoipertestuale"/>
            <w:noProof/>
          </w:rPr>
          <w:fldChar w:fldCharType="begin"/>
        </w:r>
        <w:r w:rsidRPr="004E329C">
          <w:rPr>
            <w:rStyle w:val="Collegamentoipertestuale"/>
            <w:noProof/>
          </w:rPr>
          <w:instrText xml:space="preserve"> </w:instrText>
        </w:r>
        <w:r>
          <w:rPr>
            <w:noProof/>
          </w:rPr>
          <w:instrText>HYPERLINK \l "_Toc392000438"</w:instrText>
        </w:r>
        <w:r w:rsidRPr="004E329C">
          <w:rPr>
            <w:rStyle w:val="Collegamentoipertestuale"/>
            <w:noProof/>
          </w:rPr>
          <w:instrText xml:space="preserve"> </w:instrText>
        </w:r>
        <w:r w:rsidRPr="004E329C">
          <w:rPr>
            <w:rStyle w:val="Collegamentoipertestuale"/>
            <w:noProof/>
          </w:rPr>
          <w:fldChar w:fldCharType="separate"/>
        </w:r>
        <w:r w:rsidRPr="004E329C">
          <w:rPr>
            <w:rStyle w:val="Collegamentoipertestuale"/>
            <w:noProof/>
            <w:lang w:val="en-US"/>
          </w:rPr>
          <w:t>Server Side Components</w:t>
        </w:r>
        <w:r>
          <w:rPr>
            <w:noProof/>
            <w:webHidden/>
          </w:rPr>
          <w:tab/>
        </w:r>
        <w:r>
          <w:rPr>
            <w:noProof/>
            <w:webHidden/>
          </w:rPr>
          <w:fldChar w:fldCharType="begin"/>
        </w:r>
        <w:r>
          <w:rPr>
            <w:noProof/>
            <w:webHidden/>
          </w:rPr>
          <w:instrText xml:space="preserve"> PAGEREF _Toc392000438 \h </w:instrText>
        </w:r>
      </w:ins>
      <w:r>
        <w:rPr>
          <w:noProof/>
          <w:webHidden/>
        </w:rPr>
      </w:r>
      <w:ins w:id="26" w:author="Paolo Campanella" w:date="2014-07-01T17:51:00Z">
        <w:r>
          <w:rPr>
            <w:noProof/>
            <w:webHidden/>
          </w:rPr>
          <w:fldChar w:fldCharType="separate"/>
        </w:r>
      </w:ins>
      <w:ins w:id="27" w:author="Mitchell" w:date="2014-07-01T18:24:00Z">
        <w:r>
          <w:rPr>
            <w:noProof/>
            <w:webHidden/>
          </w:rPr>
          <w:t>2</w:t>
        </w:r>
      </w:ins>
      <w:ins w:id="28" w:author="Paolo Campanella" w:date="2014-07-01T17:51:00Z">
        <w:del w:id="29" w:author="Mitchell" w:date="2014-07-01T18:24:00Z">
          <w:r w:rsidDel="003F1B69">
            <w:rPr>
              <w:noProof/>
              <w:webHidden/>
            </w:rPr>
            <w:delText>7</w:delText>
          </w:r>
        </w:del>
        <w:r>
          <w:rPr>
            <w:noProof/>
            <w:webHidden/>
          </w:rPr>
          <w:fldChar w:fldCharType="end"/>
        </w:r>
        <w:r w:rsidRPr="004E329C">
          <w:rPr>
            <w:rStyle w:val="Collegamentoipertestuale"/>
            <w:noProof/>
          </w:rPr>
          <w:fldChar w:fldCharType="end"/>
        </w:r>
      </w:ins>
    </w:p>
    <w:p w:rsidR="0013575E" w:rsidRDefault="0013575E">
      <w:pPr>
        <w:pStyle w:val="Sommario2"/>
        <w:tabs>
          <w:tab w:val="right" w:leader="dot" w:pos="9628"/>
        </w:tabs>
        <w:rPr>
          <w:ins w:id="30" w:author="Paolo Campanella" w:date="2014-07-01T17:51:00Z"/>
          <w:rFonts w:eastAsia="MS Mincho"/>
          <w:noProof/>
          <w:lang w:eastAsia="it-IT"/>
        </w:rPr>
      </w:pPr>
      <w:ins w:id="31" w:author="Paolo Campanella" w:date="2014-07-01T17:51:00Z">
        <w:r w:rsidRPr="004E329C">
          <w:rPr>
            <w:rStyle w:val="Collegamentoipertestuale"/>
            <w:noProof/>
          </w:rPr>
          <w:fldChar w:fldCharType="begin"/>
        </w:r>
        <w:r w:rsidRPr="004E329C">
          <w:rPr>
            <w:rStyle w:val="Collegamentoipertestuale"/>
            <w:noProof/>
          </w:rPr>
          <w:instrText xml:space="preserve"> </w:instrText>
        </w:r>
        <w:r>
          <w:rPr>
            <w:noProof/>
          </w:rPr>
          <w:instrText>HYPERLINK \l "_Toc392000439"</w:instrText>
        </w:r>
        <w:r w:rsidRPr="004E329C">
          <w:rPr>
            <w:rStyle w:val="Collegamentoipertestuale"/>
            <w:noProof/>
          </w:rPr>
          <w:instrText xml:space="preserve"> </w:instrText>
        </w:r>
        <w:r w:rsidRPr="004E329C">
          <w:rPr>
            <w:rStyle w:val="Collegamentoipertestuale"/>
            <w:noProof/>
          </w:rPr>
          <w:fldChar w:fldCharType="separate"/>
        </w:r>
        <w:r w:rsidRPr="004E329C">
          <w:rPr>
            <w:rStyle w:val="Collegamentoipertestuale"/>
            <w:noProof/>
            <w:lang w:val="en-GB"/>
          </w:rPr>
          <w:t>Client Side Components</w:t>
        </w:r>
        <w:r>
          <w:rPr>
            <w:noProof/>
            <w:webHidden/>
          </w:rPr>
          <w:tab/>
        </w:r>
        <w:r>
          <w:rPr>
            <w:noProof/>
            <w:webHidden/>
          </w:rPr>
          <w:fldChar w:fldCharType="begin"/>
        </w:r>
        <w:r>
          <w:rPr>
            <w:noProof/>
            <w:webHidden/>
          </w:rPr>
          <w:instrText xml:space="preserve"> PAGEREF _Toc392000439 \h </w:instrText>
        </w:r>
      </w:ins>
      <w:r>
        <w:rPr>
          <w:noProof/>
          <w:webHidden/>
        </w:rPr>
      </w:r>
      <w:ins w:id="32" w:author="Paolo Campanella" w:date="2014-07-01T17:51:00Z">
        <w:r>
          <w:rPr>
            <w:noProof/>
            <w:webHidden/>
          </w:rPr>
          <w:fldChar w:fldCharType="separate"/>
        </w:r>
      </w:ins>
      <w:ins w:id="33" w:author="Mitchell" w:date="2014-07-01T18:24:00Z">
        <w:r>
          <w:rPr>
            <w:noProof/>
            <w:webHidden/>
          </w:rPr>
          <w:t>2</w:t>
        </w:r>
      </w:ins>
      <w:ins w:id="34" w:author="Paolo Campanella" w:date="2014-07-01T17:51:00Z">
        <w:del w:id="35" w:author="Mitchell" w:date="2014-07-01T18:24:00Z">
          <w:r w:rsidDel="003F1B69">
            <w:rPr>
              <w:noProof/>
              <w:webHidden/>
            </w:rPr>
            <w:delText>8</w:delText>
          </w:r>
        </w:del>
        <w:r>
          <w:rPr>
            <w:noProof/>
            <w:webHidden/>
          </w:rPr>
          <w:fldChar w:fldCharType="end"/>
        </w:r>
        <w:r w:rsidRPr="004E329C">
          <w:rPr>
            <w:rStyle w:val="Collegamentoipertestuale"/>
            <w:noProof/>
          </w:rPr>
          <w:fldChar w:fldCharType="end"/>
        </w:r>
      </w:ins>
    </w:p>
    <w:p w:rsidR="0013575E" w:rsidRDefault="0013575E">
      <w:pPr>
        <w:pStyle w:val="Sommario1"/>
        <w:tabs>
          <w:tab w:val="right" w:leader="dot" w:pos="9628"/>
        </w:tabs>
        <w:rPr>
          <w:ins w:id="36" w:author="Paolo Campanella" w:date="2014-07-01T17:51:00Z"/>
          <w:rFonts w:eastAsia="MS Mincho"/>
          <w:noProof/>
          <w:lang w:eastAsia="it-IT"/>
        </w:rPr>
      </w:pPr>
      <w:ins w:id="37" w:author="Paolo Campanella" w:date="2014-07-01T17:51:00Z">
        <w:r w:rsidRPr="004E329C">
          <w:rPr>
            <w:rStyle w:val="Collegamentoipertestuale"/>
            <w:noProof/>
          </w:rPr>
          <w:fldChar w:fldCharType="begin"/>
        </w:r>
        <w:r w:rsidRPr="004E329C">
          <w:rPr>
            <w:rStyle w:val="Collegamentoipertestuale"/>
            <w:noProof/>
          </w:rPr>
          <w:instrText xml:space="preserve"> </w:instrText>
        </w:r>
        <w:r>
          <w:rPr>
            <w:noProof/>
          </w:rPr>
          <w:instrText>HYPERLINK \l "_Toc392000440"</w:instrText>
        </w:r>
        <w:r w:rsidRPr="004E329C">
          <w:rPr>
            <w:rStyle w:val="Collegamentoipertestuale"/>
            <w:noProof/>
          </w:rPr>
          <w:instrText xml:space="preserve"> </w:instrText>
        </w:r>
        <w:r w:rsidRPr="004E329C">
          <w:rPr>
            <w:rStyle w:val="Collegamentoipertestuale"/>
            <w:noProof/>
          </w:rPr>
          <w:fldChar w:fldCharType="separate"/>
        </w:r>
        <w:r w:rsidRPr="004E329C">
          <w:rPr>
            <w:rStyle w:val="Collegamentoipertestuale"/>
            <w:noProof/>
            <w:lang w:val="en-GB"/>
          </w:rPr>
          <w:t>Database</w:t>
        </w:r>
        <w:r>
          <w:rPr>
            <w:noProof/>
            <w:webHidden/>
          </w:rPr>
          <w:tab/>
        </w:r>
        <w:r>
          <w:rPr>
            <w:noProof/>
            <w:webHidden/>
          </w:rPr>
          <w:fldChar w:fldCharType="begin"/>
        </w:r>
        <w:r>
          <w:rPr>
            <w:noProof/>
            <w:webHidden/>
          </w:rPr>
          <w:instrText xml:space="preserve"> PAGEREF _Toc392000440 \h </w:instrText>
        </w:r>
      </w:ins>
      <w:r>
        <w:rPr>
          <w:noProof/>
          <w:webHidden/>
        </w:rPr>
      </w:r>
      <w:ins w:id="38" w:author="Paolo Campanella" w:date="2014-07-01T17:51:00Z">
        <w:r>
          <w:rPr>
            <w:noProof/>
            <w:webHidden/>
          </w:rPr>
          <w:fldChar w:fldCharType="separate"/>
        </w:r>
      </w:ins>
      <w:ins w:id="39" w:author="Mitchell" w:date="2014-07-01T18:24:00Z">
        <w:r>
          <w:rPr>
            <w:noProof/>
            <w:webHidden/>
          </w:rPr>
          <w:t>2</w:t>
        </w:r>
      </w:ins>
      <w:ins w:id="40" w:author="Paolo Campanella" w:date="2014-07-01T17:51:00Z">
        <w:del w:id="41" w:author="Mitchell" w:date="2014-07-01T18:24:00Z">
          <w:r w:rsidDel="003F1B69">
            <w:rPr>
              <w:noProof/>
              <w:webHidden/>
            </w:rPr>
            <w:delText>9</w:delText>
          </w:r>
        </w:del>
        <w:r>
          <w:rPr>
            <w:noProof/>
            <w:webHidden/>
          </w:rPr>
          <w:fldChar w:fldCharType="end"/>
        </w:r>
        <w:r w:rsidRPr="004E329C">
          <w:rPr>
            <w:rStyle w:val="Collegamentoipertestuale"/>
            <w:noProof/>
          </w:rPr>
          <w:fldChar w:fldCharType="end"/>
        </w:r>
      </w:ins>
    </w:p>
    <w:p w:rsidR="0013575E" w:rsidRDefault="0013575E">
      <w:pPr>
        <w:pStyle w:val="Sommario1"/>
        <w:tabs>
          <w:tab w:val="right" w:leader="dot" w:pos="9628"/>
        </w:tabs>
        <w:rPr>
          <w:ins w:id="42" w:author="Paolo Campanella" w:date="2014-07-01T17:51:00Z"/>
          <w:rFonts w:eastAsia="MS Mincho"/>
          <w:noProof/>
          <w:lang w:eastAsia="it-IT"/>
        </w:rPr>
      </w:pPr>
      <w:ins w:id="43" w:author="Paolo Campanella" w:date="2014-07-01T17:51:00Z">
        <w:r w:rsidRPr="004E329C">
          <w:rPr>
            <w:rStyle w:val="Collegamentoipertestuale"/>
            <w:noProof/>
          </w:rPr>
          <w:fldChar w:fldCharType="begin"/>
        </w:r>
        <w:r w:rsidRPr="004E329C">
          <w:rPr>
            <w:rStyle w:val="Collegamentoipertestuale"/>
            <w:noProof/>
          </w:rPr>
          <w:instrText xml:space="preserve"> </w:instrText>
        </w:r>
        <w:r>
          <w:rPr>
            <w:noProof/>
          </w:rPr>
          <w:instrText>HYPERLINK \l "_Toc392000441"</w:instrText>
        </w:r>
        <w:r w:rsidRPr="004E329C">
          <w:rPr>
            <w:rStyle w:val="Collegamentoipertestuale"/>
            <w:noProof/>
          </w:rPr>
          <w:instrText xml:space="preserve"> </w:instrText>
        </w:r>
        <w:r w:rsidRPr="004E329C">
          <w:rPr>
            <w:rStyle w:val="Collegamentoipertestuale"/>
            <w:noProof/>
          </w:rPr>
          <w:fldChar w:fldCharType="separate"/>
        </w:r>
        <w:r w:rsidRPr="004E329C">
          <w:rPr>
            <w:rStyle w:val="Collegamentoipertestuale"/>
            <w:noProof/>
            <w:lang w:val="en-GB"/>
          </w:rPr>
          <w:t>Project Scheduling</w:t>
        </w:r>
        <w:r>
          <w:rPr>
            <w:noProof/>
            <w:webHidden/>
          </w:rPr>
          <w:tab/>
        </w:r>
        <w:r>
          <w:rPr>
            <w:noProof/>
            <w:webHidden/>
          </w:rPr>
          <w:fldChar w:fldCharType="begin"/>
        </w:r>
        <w:r>
          <w:rPr>
            <w:noProof/>
            <w:webHidden/>
          </w:rPr>
          <w:instrText xml:space="preserve"> PAGEREF _Toc392000441 \h </w:instrText>
        </w:r>
      </w:ins>
      <w:r>
        <w:rPr>
          <w:noProof/>
          <w:webHidden/>
        </w:rPr>
      </w:r>
      <w:ins w:id="44" w:author="Paolo Campanella" w:date="2014-07-01T17:51:00Z">
        <w:r>
          <w:rPr>
            <w:noProof/>
            <w:webHidden/>
          </w:rPr>
          <w:fldChar w:fldCharType="separate"/>
        </w:r>
      </w:ins>
      <w:ins w:id="45" w:author="Mitchell" w:date="2014-07-01T18:24:00Z">
        <w:r>
          <w:rPr>
            <w:noProof/>
            <w:webHidden/>
          </w:rPr>
          <w:t>2</w:t>
        </w:r>
      </w:ins>
      <w:ins w:id="46" w:author="Paolo Campanella" w:date="2014-07-01T17:51:00Z">
        <w:del w:id="47" w:author="Mitchell" w:date="2014-07-01T18:24:00Z">
          <w:r w:rsidDel="003F1B69">
            <w:rPr>
              <w:noProof/>
              <w:webHidden/>
            </w:rPr>
            <w:delText>11</w:delText>
          </w:r>
        </w:del>
        <w:r>
          <w:rPr>
            <w:noProof/>
            <w:webHidden/>
          </w:rPr>
          <w:fldChar w:fldCharType="end"/>
        </w:r>
        <w:r w:rsidRPr="004E329C">
          <w:rPr>
            <w:rStyle w:val="Collegamentoipertestuale"/>
            <w:noProof/>
          </w:rPr>
          <w:fldChar w:fldCharType="end"/>
        </w:r>
      </w:ins>
    </w:p>
    <w:p w:rsidR="0013575E" w:rsidDel="002F59A5" w:rsidRDefault="0013575E">
      <w:pPr>
        <w:rPr>
          <w:del w:id="48" w:author="Paolo Campanella" w:date="2014-07-01T17:37:00Z"/>
          <w:rFonts w:eastAsia="MS Mincho"/>
          <w:noProof/>
          <w:lang w:eastAsia="it-IT"/>
        </w:rPr>
      </w:pPr>
      <w:del w:id="49" w:author="Paolo Campanella" w:date="2014-07-01T17:37:00Z">
        <w:r w:rsidRPr="0013575E">
          <w:rPr>
            <w:rPrChange w:id="50" w:author="Paolo Campanella" w:date="2014-07-01T17:37:00Z">
              <w:rPr>
                <w:noProof/>
                <w:color w:val="0000FF"/>
                <w:u w:val="single"/>
                <w:lang w:val="en-US"/>
              </w:rPr>
            </w:rPrChange>
          </w:rPr>
          <w:delText>Introduction</w:delText>
        </w:r>
        <w:r w:rsidDel="002F59A5">
          <w:rPr>
            <w:noProof/>
            <w:webHidden/>
          </w:rPr>
          <w:tab/>
          <w:delText>3</w:delText>
        </w:r>
      </w:del>
    </w:p>
    <w:p w:rsidR="0013575E" w:rsidDel="002F59A5" w:rsidRDefault="0013575E">
      <w:pPr>
        <w:rPr>
          <w:del w:id="51" w:author="Paolo Campanella" w:date="2014-07-01T17:37:00Z"/>
          <w:rFonts w:eastAsia="MS Mincho"/>
          <w:noProof/>
          <w:lang w:eastAsia="it-IT"/>
        </w:rPr>
      </w:pPr>
      <w:del w:id="52" w:author="Paolo Campanella" w:date="2014-07-01T17:37:00Z">
        <w:r w:rsidRPr="0013575E">
          <w:rPr>
            <w:rPrChange w:id="53" w:author="Paolo Campanella" w:date="2014-07-01T17:37:00Z">
              <w:rPr>
                <w:noProof/>
                <w:color w:val="0000FF"/>
                <w:u w:val="single"/>
                <w:lang w:val="en-US"/>
              </w:rPr>
            </w:rPrChange>
          </w:rPr>
          <w:delText>Architecture</w:delText>
        </w:r>
        <w:r w:rsidDel="002F59A5">
          <w:rPr>
            <w:noProof/>
            <w:webHidden/>
          </w:rPr>
          <w:tab/>
          <w:delText>3</w:delText>
        </w:r>
      </w:del>
    </w:p>
    <w:p w:rsidR="0013575E" w:rsidDel="002F59A5" w:rsidRDefault="0013575E">
      <w:pPr>
        <w:rPr>
          <w:del w:id="54" w:author="Paolo Campanella" w:date="2014-07-01T17:37:00Z"/>
          <w:rFonts w:eastAsia="MS Mincho"/>
          <w:noProof/>
          <w:lang w:eastAsia="it-IT"/>
        </w:rPr>
      </w:pPr>
      <w:del w:id="55" w:author="Paolo Campanella" w:date="2014-07-01T17:37:00Z">
        <w:r w:rsidRPr="0013575E">
          <w:rPr>
            <w:rPrChange w:id="56" w:author="Paolo Campanella" w:date="2014-07-01T17:37:00Z">
              <w:rPr>
                <w:noProof/>
                <w:color w:val="0000FF"/>
                <w:u w:val="single"/>
                <w:lang w:val="en-US"/>
              </w:rPr>
            </w:rPrChange>
          </w:rPr>
          <w:delText>System Design</w:delText>
        </w:r>
        <w:r w:rsidDel="002F59A5">
          <w:rPr>
            <w:noProof/>
            <w:webHidden/>
          </w:rPr>
          <w:tab/>
          <w:delText>4</w:delText>
        </w:r>
      </w:del>
    </w:p>
    <w:p w:rsidR="0013575E" w:rsidDel="002F59A5" w:rsidRDefault="0013575E">
      <w:pPr>
        <w:rPr>
          <w:del w:id="57" w:author="Paolo Campanella" w:date="2014-07-01T17:37:00Z"/>
          <w:rFonts w:eastAsia="MS Mincho"/>
          <w:noProof/>
          <w:lang w:eastAsia="it-IT"/>
        </w:rPr>
      </w:pPr>
      <w:del w:id="58" w:author="Paolo Campanella" w:date="2014-07-01T17:37:00Z">
        <w:r w:rsidRPr="0013575E">
          <w:rPr>
            <w:rPrChange w:id="59" w:author="Paolo Campanella" w:date="2014-07-01T17:37:00Z">
              <w:rPr>
                <w:noProof/>
                <w:color w:val="0000FF"/>
                <w:u w:val="single"/>
                <w:lang w:val="en-US"/>
              </w:rPr>
            </w:rPrChange>
          </w:rPr>
          <w:delText>Server Side Components</w:delText>
        </w:r>
        <w:r w:rsidDel="002F59A5">
          <w:rPr>
            <w:noProof/>
            <w:webHidden/>
          </w:rPr>
          <w:tab/>
          <w:delText>5</w:delText>
        </w:r>
      </w:del>
    </w:p>
    <w:p w:rsidR="0013575E" w:rsidDel="002F59A5" w:rsidRDefault="0013575E">
      <w:pPr>
        <w:rPr>
          <w:del w:id="60" w:author="Paolo Campanella" w:date="2014-07-01T17:37:00Z"/>
          <w:rFonts w:eastAsia="MS Mincho"/>
          <w:noProof/>
          <w:lang w:eastAsia="it-IT"/>
        </w:rPr>
      </w:pPr>
      <w:del w:id="61" w:author="Paolo Campanella" w:date="2014-07-01T17:37:00Z">
        <w:r w:rsidRPr="0013575E">
          <w:rPr>
            <w:rPrChange w:id="62" w:author="Paolo Campanella" w:date="2014-07-01T17:37:00Z">
              <w:rPr>
                <w:noProof/>
                <w:color w:val="0000FF"/>
                <w:u w:val="single"/>
                <w:lang w:val="en-GB"/>
              </w:rPr>
            </w:rPrChange>
          </w:rPr>
          <w:delText>Client Side Components</w:delText>
        </w:r>
        <w:r w:rsidDel="002F59A5">
          <w:rPr>
            <w:noProof/>
            <w:webHidden/>
          </w:rPr>
          <w:tab/>
          <w:delText>6</w:delText>
        </w:r>
      </w:del>
    </w:p>
    <w:p w:rsidR="0013575E" w:rsidRDefault="0013575E">
      <w:r>
        <w:fldChar w:fldCharType="end"/>
      </w:r>
    </w:p>
    <w:p w:rsidR="0013575E" w:rsidRDefault="0013575E" w:rsidP="005442D9"/>
    <w:p w:rsidR="0013575E" w:rsidRDefault="0013575E">
      <w:r>
        <w:br w:type="page"/>
      </w:r>
    </w:p>
    <w:p w:rsidR="0013575E" w:rsidRPr="005442D9" w:rsidRDefault="0013575E" w:rsidP="005442D9">
      <w:pPr>
        <w:pStyle w:val="Titolo1"/>
        <w:rPr>
          <w:lang w:val="en-US"/>
        </w:rPr>
      </w:pPr>
      <w:bookmarkStart w:id="63" w:name="_Toc392000434"/>
      <w:r w:rsidRPr="005442D9">
        <w:rPr>
          <w:lang w:val="en-US"/>
        </w:rPr>
        <w:t>Introduction</w:t>
      </w:r>
      <w:bookmarkEnd w:id="63"/>
    </w:p>
    <w:p w:rsidR="0013575E" w:rsidRDefault="0013575E" w:rsidP="005442D9">
      <w:pPr>
        <w:rPr>
          <w:lang w:val="en-US"/>
        </w:rPr>
      </w:pPr>
      <w:proofErr w:type="spellStart"/>
      <w:r w:rsidRPr="005442D9">
        <w:rPr>
          <w:lang w:val="en-US"/>
        </w:rPr>
        <w:t>Risc</w:t>
      </w:r>
      <w:proofErr w:type="spellEnd"/>
      <w:r w:rsidRPr="005442D9">
        <w:rPr>
          <w:lang w:val="en-US"/>
        </w:rPr>
        <w:t xml:space="preserve">-KIT (Resilience-Increasing Strategies for Coasts – </w:t>
      </w:r>
      <w:proofErr w:type="spellStart"/>
      <w:r w:rsidRPr="005442D9">
        <w:rPr>
          <w:lang w:val="en-US"/>
        </w:rPr>
        <w:t>toolKIT</w:t>
      </w:r>
      <w:proofErr w:type="spellEnd"/>
      <w:r>
        <w:rPr>
          <w:lang w:val="en-US"/>
        </w:rPr>
        <w:t xml:space="preserve">) is a FP7 Project that </w:t>
      </w:r>
      <w:r w:rsidRPr="005442D9">
        <w:rPr>
          <w:lang w:val="en-US"/>
        </w:rPr>
        <w:t>wil</w:t>
      </w:r>
      <w:r>
        <w:rPr>
          <w:lang w:val="en-US"/>
        </w:rPr>
        <w:t xml:space="preserve">l deliver ready-to-use methods, </w:t>
      </w:r>
      <w:r w:rsidRPr="005442D9">
        <w:rPr>
          <w:lang w:val="en-US"/>
        </w:rPr>
        <w:t>tools and management approaches to reduce risk and increase resilienc</w:t>
      </w:r>
      <w:r>
        <w:rPr>
          <w:lang w:val="en-US"/>
        </w:rPr>
        <w:t xml:space="preserve">e to </w:t>
      </w:r>
      <w:proofErr w:type="gramStart"/>
      <w:r>
        <w:rPr>
          <w:lang w:val="en-US"/>
        </w:rPr>
        <w:t>low-frequency</w:t>
      </w:r>
      <w:proofErr w:type="gramEnd"/>
      <w:r>
        <w:rPr>
          <w:lang w:val="en-US"/>
        </w:rPr>
        <w:t xml:space="preserve">, high-impact </w:t>
      </w:r>
      <w:r w:rsidRPr="005442D9">
        <w:rPr>
          <w:lang w:val="en-US"/>
        </w:rPr>
        <w:t>hydro-meteorological events.</w:t>
      </w:r>
      <w:r>
        <w:rPr>
          <w:lang w:val="en-US"/>
        </w:rPr>
        <w:t xml:space="preserve">  The WP1 of the project includes Task 1.3 includes development of </w:t>
      </w:r>
      <w:r w:rsidRPr="005442D9">
        <w:rPr>
          <w:lang w:val="en-US"/>
        </w:rPr>
        <w:t xml:space="preserve">a </w:t>
      </w:r>
      <w:proofErr w:type="spellStart"/>
      <w:r w:rsidRPr="005442D9">
        <w:rPr>
          <w:lang w:val="en-US"/>
        </w:rPr>
        <w:t>webGIS</w:t>
      </w:r>
      <w:proofErr w:type="spellEnd"/>
      <w:r w:rsidRPr="005442D9">
        <w:rPr>
          <w:lang w:val="en-US"/>
        </w:rPr>
        <w:t xml:space="preserve"> interface to manage the data that will be made publicly available at the end</w:t>
      </w:r>
      <w:r>
        <w:rPr>
          <w:lang w:val="en-US"/>
        </w:rPr>
        <w:t xml:space="preserve"> </w:t>
      </w:r>
      <w:r w:rsidRPr="005442D9">
        <w:rPr>
          <w:lang w:val="en-US"/>
        </w:rPr>
        <w:t xml:space="preserve">of the project. The database will be kept live after the project conclusion as part of the </w:t>
      </w:r>
      <w:proofErr w:type="spellStart"/>
      <w:r w:rsidRPr="005442D9">
        <w:rPr>
          <w:lang w:val="en-US"/>
        </w:rPr>
        <w:t>OpenEarth</w:t>
      </w:r>
      <w:proofErr w:type="spellEnd"/>
      <w:r w:rsidRPr="005442D9">
        <w:rPr>
          <w:lang w:val="en-US"/>
        </w:rPr>
        <w:t xml:space="preserve"> system</w:t>
      </w:r>
      <w:r>
        <w:rPr>
          <w:lang w:val="en-US"/>
        </w:rPr>
        <w:t xml:space="preserve"> </w:t>
      </w:r>
      <w:r w:rsidRPr="005442D9">
        <w:rPr>
          <w:lang w:val="en-US"/>
        </w:rPr>
        <w:t xml:space="preserve">maintained by </w:t>
      </w:r>
      <w:proofErr w:type="spellStart"/>
      <w:r w:rsidRPr="005442D9">
        <w:rPr>
          <w:lang w:val="en-US"/>
        </w:rPr>
        <w:t>Deltares</w:t>
      </w:r>
      <w:proofErr w:type="spellEnd"/>
      <w:r w:rsidRPr="005442D9">
        <w:rPr>
          <w:lang w:val="en-US"/>
        </w:rPr>
        <w:t>. The database will build on the metadata catalogue developed during the MICORE</w:t>
      </w:r>
      <w:r>
        <w:rPr>
          <w:lang w:val="en-US"/>
        </w:rPr>
        <w:t xml:space="preserve"> </w:t>
      </w:r>
      <w:r w:rsidRPr="005442D9">
        <w:rPr>
          <w:lang w:val="en-US"/>
        </w:rPr>
        <w:t xml:space="preserve">Project and will now be embedded in the </w:t>
      </w:r>
      <w:proofErr w:type="spellStart"/>
      <w:r w:rsidRPr="005442D9">
        <w:rPr>
          <w:lang w:val="en-US"/>
        </w:rPr>
        <w:t>OpenEarth</w:t>
      </w:r>
      <w:proofErr w:type="spellEnd"/>
      <w:r w:rsidRPr="005442D9">
        <w:rPr>
          <w:lang w:val="en-US"/>
        </w:rPr>
        <w:t xml:space="preserve"> database. The database will contain forcing factors (waves,</w:t>
      </w:r>
      <w:r>
        <w:rPr>
          <w:lang w:val="en-US"/>
        </w:rPr>
        <w:t xml:space="preserve"> </w:t>
      </w:r>
      <w:r w:rsidRPr="005442D9">
        <w:rPr>
          <w:lang w:val="en-US"/>
        </w:rPr>
        <w:t xml:space="preserve">tides, winds, rainfall), observations and </w:t>
      </w:r>
      <w:proofErr w:type="spellStart"/>
      <w:r w:rsidRPr="005442D9">
        <w:rPr>
          <w:lang w:val="en-US"/>
        </w:rPr>
        <w:t>hindcast</w:t>
      </w:r>
      <w:proofErr w:type="spellEnd"/>
      <w:r w:rsidRPr="005442D9">
        <w:rPr>
          <w:lang w:val="en-US"/>
        </w:rPr>
        <w:t xml:space="preserve"> data (from existing ERA-40 and HIPOCAS databases), IPCC</w:t>
      </w:r>
      <w:r>
        <w:rPr>
          <w:lang w:val="en-US"/>
        </w:rPr>
        <w:t xml:space="preserve"> </w:t>
      </w:r>
      <w:r w:rsidRPr="005442D9">
        <w:rPr>
          <w:lang w:val="en-US"/>
        </w:rPr>
        <w:t>climate scenarios, observed impacts and quantitative and qualitative socio-economic, cultural and environmental</w:t>
      </w:r>
      <w:r>
        <w:rPr>
          <w:lang w:val="en-US"/>
        </w:rPr>
        <w:t xml:space="preserve"> </w:t>
      </w:r>
      <w:r w:rsidRPr="005442D9">
        <w:rPr>
          <w:lang w:val="en-US"/>
        </w:rPr>
        <w:t>data. To ensure the long-term continuity of the database, the link with continuing efforts like the ISDR-GAR</w:t>
      </w:r>
      <w:r>
        <w:rPr>
          <w:lang w:val="en-US"/>
        </w:rPr>
        <w:t xml:space="preserve"> </w:t>
      </w:r>
      <w:r w:rsidRPr="005442D9">
        <w:rPr>
          <w:lang w:val="en-US"/>
        </w:rPr>
        <w:t>databases, CRED Database and EEA-Clearing House will be pursued.</w:t>
      </w:r>
      <w:r>
        <w:rPr>
          <w:lang w:val="en-US"/>
        </w:rPr>
        <w:t xml:space="preserve"> This document is about the proposed Architecture, Technology and Planning of this task.</w:t>
      </w:r>
    </w:p>
    <w:p w:rsidR="0013575E" w:rsidRDefault="0013575E" w:rsidP="005442D9">
      <w:pPr>
        <w:rPr>
          <w:ins w:id="64" w:author="Paolo Campanella" w:date="2014-07-01T17:37:00Z"/>
          <w:lang w:val="en-US"/>
        </w:rPr>
      </w:pPr>
    </w:p>
    <w:p w:rsidR="0013575E" w:rsidRDefault="0013575E" w:rsidP="002F59A5">
      <w:pPr>
        <w:pStyle w:val="Titolo1"/>
        <w:rPr>
          <w:ins w:id="65" w:author="Paolo Campanella" w:date="2014-07-01T17:37:00Z"/>
          <w:lang w:val="en-GB"/>
        </w:rPr>
      </w:pPr>
      <w:bookmarkStart w:id="66" w:name="_Toc392000435"/>
      <w:ins w:id="67" w:author="Paolo Campanella" w:date="2014-07-01T17:37:00Z">
        <w:r>
          <w:rPr>
            <w:lang w:val="en-GB"/>
          </w:rPr>
          <w:t>Requirement Anal</w:t>
        </w:r>
      </w:ins>
      <w:ins w:id="68" w:author="Mitchell" w:date="2014-07-01T18:32:00Z">
        <w:r>
          <w:rPr>
            <w:lang w:val="en-GB"/>
          </w:rPr>
          <w:t>y</w:t>
        </w:r>
      </w:ins>
      <w:ins w:id="69" w:author="Paolo Campanella" w:date="2014-07-01T17:37:00Z">
        <w:del w:id="70" w:author="Mitchell" w:date="2014-07-01T18:32:00Z">
          <w:r w:rsidDel="003F1B69">
            <w:rPr>
              <w:lang w:val="en-GB"/>
            </w:rPr>
            <w:delText>i</w:delText>
          </w:r>
        </w:del>
        <w:r>
          <w:rPr>
            <w:lang w:val="en-GB"/>
          </w:rPr>
          <w:t>s</w:t>
        </w:r>
      </w:ins>
      <w:ins w:id="71" w:author="Mitchell" w:date="2014-07-01T18:32:00Z">
        <w:r>
          <w:rPr>
            <w:lang w:val="en-GB"/>
          </w:rPr>
          <w:t>i</w:t>
        </w:r>
      </w:ins>
      <w:ins w:id="72" w:author="Paolo Campanella" w:date="2014-07-01T17:37:00Z">
        <w:del w:id="73" w:author="Mitchell" w:date="2014-07-01T18:32:00Z">
          <w:r w:rsidDel="003F1B69">
            <w:rPr>
              <w:lang w:val="en-GB"/>
            </w:rPr>
            <w:delText>y</w:delText>
          </w:r>
        </w:del>
        <w:r>
          <w:rPr>
            <w:lang w:val="en-GB"/>
          </w:rPr>
          <w:t>s</w:t>
        </w:r>
        <w:bookmarkEnd w:id="66"/>
      </w:ins>
    </w:p>
    <w:p w:rsidR="0013575E" w:rsidRDefault="0013575E" w:rsidP="005442D9">
      <w:pPr>
        <w:rPr>
          <w:ins w:id="74" w:author="Paolo Campanella" w:date="2014-07-01T17:38:00Z"/>
          <w:lang w:val="en-US"/>
        </w:rPr>
      </w:pPr>
      <w:ins w:id="75" w:author="Paolo Campanella" w:date="2014-07-01T17:37:00Z">
        <w:r>
          <w:rPr>
            <w:lang w:val="en-US"/>
          </w:rPr>
          <w:t>This section is about the Tool use cases anal</w:t>
        </w:r>
      </w:ins>
      <w:ins w:id="76" w:author="Mitchell" w:date="2014-07-01T18:32:00Z">
        <w:r>
          <w:rPr>
            <w:lang w:val="en-US"/>
          </w:rPr>
          <w:t>y</w:t>
        </w:r>
      </w:ins>
      <w:ins w:id="77" w:author="Paolo Campanella" w:date="2014-07-01T17:37:00Z">
        <w:del w:id="78" w:author="Mitchell" w:date="2014-07-01T18:32:00Z">
          <w:r w:rsidDel="003F1B69">
            <w:rPr>
              <w:lang w:val="en-US"/>
            </w:rPr>
            <w:delText>i</w:delText>
          </w:r>
        </w:del>
        <w:r>
          <w:rPr>
            <w:lang w:val="en-US"/>
          </w:rPr>
          <w:t>s</w:t>
        </w:r>
      </w:ins>
      <w:ins w:id="79" w:author="Mitchell" w:date="2014-07-01T18:32:00Z">
        <w:r>
          <w:rPr>
            <w:lang w:val="en-US"/>
          </w:rPr>
          <w:t>i</w:t>
        </w:r>
      </w:ins>
      <w:ins w:id="80" w:author="Paolo Campanella" w:date="2014-07-01T17:37:00Z">
        <w:del w:id="81" w:author="Mitchell" w:date="2014-07-01T18:32:00Z">
          <w:r w:rsidDel="003F1B69">
            <w:rPr>
              <w:lang w:val="en-US"/>
            </w:rPr>
            <w:delText>y</w:delText>
          </w:r>
        </w:del>
        <w:r>
          <w:rPr>
            <w:lang w:val="en-US"/>
          </w:rPr>
          <w:t>s.</w:t>
        </w:r>
      </w:ins>
    </w:p>
    <w:p w:rsidR="0013575E" w:rsidRDefault="0013575E" w:rsidP="005442D9">
      <w:pPr>
        <w:rPr>
          <w:ins w:id="82" w:author="Paolo Campanella" w:date="2014-07-01T17:38:00Z"/>
          <w:lang w:val="en-US"/>
        </w:rPr>
      </w:pPr>
    </w:p>
    <w:tbl>
      <w:tblPr>
        <w:tblW w:w="0" w:type="auto"/>
        <w:tblLook w:val="00A0" w:firstRow="1" w:lastRow="0" w:firstColumn="1" w:lastColumn="0" w:noHBand="0" w:noVBand="0"/>
      </w:tblPr>
      <w:tblGrid>
        <w:gridCol w:w="1668"/>
        <w:gridCol w:w="8110"/>
      </w:tblGrid>
      <w:tr w:rsidR="0013575E" w:rsidRPr="0013575E" w:rsidTr="00E31D3C">
        <w:trPr>
          <w:ins w:id="83" w:author="Paolo Campanella" w:date="2014-07-01T17:39:00Z"/>
        </w:trPr>
        <w:tc>
          <w:tcPr>
            <w:tcW w:w="1668" w:type="dxa"/>
          </w:tcPr>
          <w:p w:rsidR="0013575E" w:rsidRPr="00766915" w:rsidRDefault="0013575E" w:rsidP="00766915">
            <w:pPr>
              <w:spacing w:after="0" w:line="240" w:lineRule="auto"/>
              <w:rPr>
                <w:ins w:id="84" w:author="Paolo Campanella" w:date="2014-07-01T17:39:00Z"/>
                <w:lang w:val="en-US"/>
              </w:rPr>
            </w:pPr>
            <w:ins w:id="85" w:author="Paolo Campanella" w:date="2014-07-01T17:39:00Z">
              <w:r w:rsidRPr="00766915">
                <w:rPr>
                  <w:lang w:val="en-US"/>
                </w:rPr>
                <w:t>UC</w:t>
              </w:r>
            </w:ins>
          </w:p>
        </w:tc>
        <w:tc>
          <w:tcPr>
            <w:tcW w:w="8110" w:type="dxa"/>
          </w:tcPr>
          <w:p w:rsidR="0013575E" w:rsidRPr="00766915" w:rsidRDefault="0013575E" w:rsidP="00766915">
            <w:pPr>
              <w:spacing w:after="0" w:line="240" w:lineRule="auto"/>
              <w:rPr>
                <w:ins w:id="86" w:author="Paolo Campanella" w:date="2014-07-01T17:39:00Z"/>
                <w:lang w:val="en-US"/>
              </w:rPr>
            </w:pPr>
            <w:ins w:id="87" w:author="Paolo Campanella" w:date="2014-07-01T17:39:00Z">
              <w:r w:rsidRPr="00766915">
                <w:rPr>
                  <w:lang w:val="en-US"/>
                </w:rPr>
                <w:t xml:space="preserve">UC_RKT_010 </w:t>
              </w:r>
            </w:ins>
            <w:ins w:id="88" w:author="Paolo Campanella" w:date="2014-07-01T17:40:00Z">
              <w:r w:rsidRPr="00766915">
                <w:rPr>
                  <w:lang w:val="en-US"/>
                </w:rPr>
                <w:t>–</w:t>
              </w:r>
            </w:ins>
            <w:ins w:id="89" w:author="Paolo Campanella" w:date="2014-07-01T17:39:00Z">
              <w:r w:rsidRPr="00766915">
                <w:rPr>
                  <w:lang w:val="en-US"/>
                </w:rPr>
                <w:t xml:space="preserve"> </w:t>
              </w:r>
            </w:ins>
            <w:ins w:id="90" w:author="Paolo Campanella" w:date="2014-07-01T17:40:00Z">
              <w:r w:rsidRPr="00766915">
                <w:rPr>
                  <w:lang w:val="en-US"/>
                </w:rPr>
                <w:t>Creation of a</w:t>
              </w:r>
            </w:ins>
            <w:ins w:id="91" w:author="Paolo Campanella" w:date="2014-07-01T17:42:00Z">
              <w:r w:rsidRPr="00766915">
                <w:rPr>
                  <w:lang w:val="en-US"/>
                </w:rPr>
                <w:t>n</w:t>
              </w:r>
            </w:ins>
            <w:ins w:id="92" w:author="Paolo Campanella" w:date="2014-07-01T17:40:00Z">
              <w:r w:rsidRPr="00766915">
                <w:rPr>
                  <w:lang w:val="en-US"/>
                </w:rPr>
                <w:t xml:space="preserve"> event</w:t>
              </w:r>
            </w:ins>
          </w:p>
        </w:tc>
      </w:tr>
      <w:tr w:rsidR="0013575E" w:rsidRPr="00766915" w:rsidTr="00E31D3C">
        <w:trPr>
          <w:ins w:id="93" w:author="Paolo Campanella" w:date="2014-07-01T17:39:00Z"/>
        </w:trPr>
        <w:tc>
          <w:tcPr>
            <w:tcW w:w="1668" w:type="dxa"/>
          </w:tcPr>
          <w:p w:rsidR="0013575E" w:rsidRPr="00766915" w:rsidRDefault="0013575E" w:rsidP="00766915">
            <w:pPr>
              <w:spacing w:after="0" w:line="240" w:lineRule="auto"/>
              <w:rPr>
                <w:ins w:id="94" w:author="Paolo Campanella" w:date="2014-07-01T17:39:00Z"/>
                <w:lang w:val="en-US"/>
              </w:rPr>
            </w:pPr>
            <w:ins w:id="95" w:author="Paolo Campanella" w:date="2014-07-01T17:39:00Z">
              <w:r w:rsidRPr="00766915">
                <w:rPr>
                  <w:lang w:val="en-US"/>
                </w:rPr>
                <w:t>Actors</w:t>
              </w:r>
            </w:ins>
          </w:p>
        </w:tc>
        <w:tc>
          <w:tcPr>
            <w:tcW w:w="8110" w:type="dxa"/>
          </w:tcPr>
          <w:p w:rsidR="0013575E" w:rsidRPr="00766915" w:rsidRDefault="0013575E" w:rsidP="00766915">
            <w:pPr>
              <w:spacing w:after="0" w:line="240" w:lineRule="auto"/>
              <w:rPr>
                <w:ins w:id="96" w:author="Paolo Campanella" w:date="2014-07-01T17:39:00Z"/>
                <w:lang w:val="en-US"/>
              </w:rPr>
            </w:pPr>
            <w:ins w:id="97" w:author="Paolo Campanella" w:date="2014-07-01T17:40:00Z">
              <w:r w:rsidRPr="00766915">
                <w:rPr>
                  <w:lang w:val="en-US"/>
                </w:rPr>
                <w:t>Partner User</w:t>
              </w:r>
            </w:ins>
          </w:p>
        </w:tc>
      </w:tr>
      <w:tr w:rsidR="0013575E" w:rsidRPr="00766915" w:rsidTr="00E31D3C">
        <w:trPr>
          <w:ins w:id="98" w:author="Paolo Campanella" w:date="2014-07-01T17:39:00Z"/>
        </w:trPr>
        <w:tc>
          <w:tcPr>
            <w:tcW w:w="1668" w:type="dxa"/>
          </w:tcPr>
          <w:p w:rsidR="0013575E" w:rsidRPr="00766915" w:rsidRDefault="0013575E" w:rsidP="00766915">
            <w:pPr>
              <w:spacing w:after="0" w:line="240" w:lineRule="auto"/>
              <w:rPr>
                <w:ins w:id="99" w:author="Paolo Campanella" w:date="2014-07-01T17:39:00Z"/>
                <w:lang w:val="en-US"/>
              </w:rPr>
            </w:pPr>
            <w:ins w:id="100" w:author="Paolo Campanella" w:date="2014-07-01T17:39:00Z">
              <w:r w:rsidRPr="00766915">
                <w:rPr>
                  <w:lang w:val="en-US"/>
                </w:rPr>
                <w:t>Preconditions</w:t>
              </w:r>
            </w:ins>
          </w:p>
        </w:tc>
        <w:tc>
          <w:tcPr>
            <w:tcW w:w="8110" w:type="dxa"/>
          </w:tcPr>
          <w:p w:rsidR="0013575E" w:rsidRPr="00766915" w:rsidRDefault="0013575E" w:rsidP="004A06DD">
            <w:pPr>
              <w:spacing w:after="0" w:line="240" w:lineRule="auto"/>
              <w:rPr>
                <w:ins w:id="101" w:author="Paolo Campanella" w:date="2014-07-01T17:39:00Z"/>
                <w:lang w:val="en-US"/>
              </w:rPr>
            </w:pPr>
            <w:ins w:id="102" w:author="Paolo Campanella" w:date="2014-07-01T17:40:00Z">
              <w:r w:rsidRPr="00766915">
                <w:rPr>
                  <w:lang w:val="en-US"/>
                </w:rPr>
                <w:t xml:space="preserve">The user </w:t>
              </w:r>
              <w:del w:id="103" w:author="Paolo Ciavola" w:date="2014-07-03T11:13:00Z">
                <w:r w:rsidRPr="00766915" w:rsidDel="004A06DD">
                  <w:rPr>
                    <w:lang w:val="en-US"/>
                  </w:rPr>
                  <w:delText>made</w:delText>
                </w:r>
              </w:del>
            </w:ins>
            <w:ins w:id="104" w:author="Paolo Ciavola" w:date="2014-07-03T11:13:00Z">
              <w:r w:rsidR="004A06DD">
                <w:rPr>
                  <w:lang w:val="en-US"/>
                </w:rPr>
                <w:t>makes</w:t>
              </w:r>
            </w:ins>
            <w:ins w:id="105" w:author="Paolo Campanella" w:date="2014-07-01T17:40:00Z">
              <w:r w:rsidRPr="00766915">
                <w:rPr>
                  <w:lang w:val="en-US"/>
                </w:rPr>
                <w:t xml:space="preserve"> login</w:t>
              </w:r>
            </w:ins>
          </w:p>
        </w:tc>
      </w:tr>
      <w:tr w:rsidR="0013575E" w:rsidRPr="0013575E" w:rsidTr="00E31D3C">
        <w:trPr>
          <w:ins w:id="106" w:author="Paolo Campanella" w:date="2014-07-01T17:39:00Z"/>
        </w:trPr>
        <w:tc>
          <w:tcPr>
            <w:tcW w:w="1668" w:type="dxa"/>
          </w:tcPr>
          <w:p w:rsidR="0013575E" w:rsidRPr="00766915" w:rsidRDefault="0013575E" w:rsidP="00766915">
            <w:pPr>
              <w:spacing w:after="0" w:line="240" w:lineRule="auto"/>
              <w:rPr>
                <w:ins w:id="107" w:author="Paolo Campanella" w:date="2014-07-01T17:39:00Z"/>
                <w:lang w:val="en-US"/>
              </w:rPr>
            </w:pPr>
            <w:ins w:id="108" w:author="Paolo Campanella" w:date="2014-07-01T17:39:00Z">
              <w:r w:rsidRPr="00766915">
                <w:rPr>
                  <w:lang w:val="en-US"/>
                </w:rPr>
                <w:t>Sequence</w:t>
              </w:r>
            </w:ins>
          </w:p>
        </w:tc>
        <w:tc>
          <w:tcPr>
            <w:tcW w:w="8110" w:type="dxa"/>
          </w:tcPr>
          <w:p w:rsidR="0013575E" w:rsidRPr="00766915" w:rsidRDefault="0013575E" w:rsidP="00766915">
            <w:pPr>
              <w:spacing w:after="0" w:line="240" w:lineRule="auto"/>
              <w:rPr>
                <w:ins w:id="109" w:author="Paolo Campanella" w:date="2014-07-01T17:40:00Z"/>
                <w:lang w:val="en-US"/>
              </w:rPr>
            </w:pPr>
            <w:ins w:id="110" w:author="Paolo Campanella" w:date="2014-07-01T17:40:00Z">
              <w:r w:rsidRPr="00766915">
                <w:rPr>
                  <w:lang w:val="en-US"/>
                </w:rPr>
                <w:t>1) The user creates a new event</w:t>
              </w:r>
            </w:ins>
            <w:ins w:id="111" w:author="Paolo Campanella" w:date="2014-07-01T17:42:00Z">
              <w:r w:rsidRPr="00766915">
                <w:rPr>
                  <w:lang w:val="en-US"/>
                </w:rPr>
                <w:t>;</w:t>
              </w:r>
            </w:ins>
          </w:p>
          <w:p w:rsidR="0013575E" w:rsidRPr="00766915" w:rsidRDefault="0013575E" w:rsidP="00766915">
            <w:pPr>
              <w:spacing w:after="0" w:line="240" w:lineRule="auto"/>
              <w:rPr>
                <w:ins w:id="112" w:author="Paolo Campanella" w:date="2014-07-01T17:40:00Z"/>
                <w:lang w:val="en-US"/>
              </w:rPr>
            </w:pPr>
            <w:ins w:id="113" w:author="Paolo Campanella" w:date="2014-07-01T17:40:00Z">
              <w:r w:rsidRPr="00766915">
                <w:rPr>
                  <w:lang w:val="en-US"/>
                </w:rPr>
                <w:t>2) The system creates an Event ID</w:t>
              </w:r>
            </w:ins>
            <w:ins w:id="114" w:author="Paolo Campanella" w:date="2014-07-01T17:42:00Z">
              <w:r w:rsidRPr="00766915">
                <w:rPr>
                  <w:lang w:val="en-US"/>
                </w:rPr>
                <w:t>;</w:t>
              </w:r>
            </w:ins>
          </w:p>
          <w:p w:rsidR="0013575E" w:rsidRPr="00766915" w:rsidRDefault="0013575E" w:rsidP="00766915">
            <w:pPr>
              <w:spacing w:after="0" w:line="240" w:lineRule="auto"/>
              <w:rPr>
                <w:ins w:id="115" w:author="Paolo Campanella" w:date="2014-07-01T17:40:00Z"/>
                <w:lang w:val="en-US"/>
              </w:rPr>
            </w:pPr>
            <w:ins w:id="116" w:author="Paolo Campanella" w:date="2014-07-01T17:40:00Z">
              <w:r w:rsidRPr="00766915">
                <w:rPr>
                  <w:lang w:val="en-US"/>
                </w:rPr>
                <w:t>3) The user selects the country;</w:t>
              </w:r>
            </w:ins>
          </w:p>
          <w:p w:rsidR="0013575E" w:rsidRPr="00766915" w:rsidRDefault="0013575E" w:rsidP="00766915">
            <w:pPr>
              <w:spacing w:after="0" w:line="240" w:lineRule="auto"/>
              <w:rPr>
                <w:ins w:id="117" w:author="Paolo Campanella" w:date="2014-07-01T17:40:00Z"/>
                <w:lang w:val="en-US"/>
              </w:rPr>
            </w:pPr>
            <w:ins w:id="118" w:author="Paolo Campanella" w:date="2014-07-01T17:40:00Z">
              <w:r w:rsidRPr="00766915">
                <w:rPr>
                  <w:lang w:val="en-US"/>
                </w:rPr>
                <w:t>4) The user selects the regio</w:t>
              </w:r>
            </w:ins>
            <w:ins w:id="119" w:author="Paolo Campanella" w:date="2014-07-01T17:42:00Z">
              <w:r w:rsidRPr="00766915">
                <w:rPr>
                  <w:lang w:val="en-US"/>
                </w:rPr>
                <w:t>n</w:t>
              </w:r>
            </w:ins>
            <w:ins w:id="120" w:author="Paolo Ciavola" w:date="2014-07-03T11:14:00Z">
              <w:r w:rsidR="004A06DD">
                <w:rPr>
                  <w:lang w:val="en-US"/>
                </w:rPr>
                <w:t xml:space="preserve"> (regions to be defined using the EUROSTAT NUTS Definitions)</w:t>
              </w:r>
            </w:ins>
            <w:ins w:id="121" w:author="Paolo Campanella" w:date="2014-07-01T17:40:00Z">
              <w:r w:rsidRPr="00766915">
                <w:rPr>
                  <w:lang w:val="en-US"/>
                </w:rPr>
                <w:t>;</w:t>
              </w:r>
            </w:ins>
          </w:p>
          <w:p w:rsidR="0013575E" w:rsidRPr="00766915" w:rsidRDefault="0013575E" w:rsidP="00766915">
            <w:pPr>
              <w:spacing w:after="0" w:line="240" w:lineRule="auto"/>
              <w:rPr>
                <w:ins w:id="122" w:author="Paolo Campanella" w:date="2014-07-01T17:40:00Z"/>
                <w:lang w:val="en-US"/>
              </w:rPr>
            </w:pPr>
            <w:ins w:id="123" w:author="Paolo Campanella" w:date="2014-07-01T17:40:00Z">
              <w:r w:rsidRPr="00766915">
                <w:rPr>
                  <w:lang w:val="en-US"/>
                </w:rPr>
                <w:t>5) The user inserts the Event Start Data [required]</w:t>
              </w:r>
            </w:ins>
          </w:p>
          <w:p w:rsidR="0013575E" w:rsidRPr="00766915" w:rsidRDefault="0013575E" w:rsidP="00766915">
            <w:pPr>
              <w:spacing w:after="0" w:line="240" w:lineRule="auto"/>
              <w:rPr>
                <w:ins w:id="124" w:author="Paolo Campanella" w:date="2014-07-01T17:40:00Z"/>
                <w:lang w:val="en-US"/>
              </w:rPr>
            </w:pPr>
            <w:ins w:id="125" w:author="Paolo Campanella" w:date="2014-07-01T17:40:00Z">
              <w:r w:rsidRPr="00766915">
                <w:rPr>
                  <w:lang w:val="en-US"/>
                </w:rPr>
                <w:t>6) The user can insert the start hour  [optional]</w:t>
              </w:r>
            </w:ins>
          </w:p>
          <w:p w:rsidR="0013575E" w:rsidRPr="00766915" w:rsidRDefault="0013575E" w:rsidP="00766915">
            <w:pPr>
              <w:spacing w:after="0" w:line="240" w:lineRule="auto"/>
              <w:rPr>
                <w:ins w:id="126" w:author="Paolo Campanella" w:date="2014-07-01T17:40:00Z"/>
                <w:lang w:val="en-US"/>
              </w:rPr>
            </w:pPr>
            <w:ins w:id="127" w:author="Paolo Campanella" w:date="2014-07-01T17:40:00Z">
              <w:r w:rsidRPr="00766915">
                <w:rPr>
                  <w:lang w:val="en-US"/>
                </w:rPr>
                <w:t>7) The user selects the measure unit of the duration</w:t>
              </w:r>
            </w:ins>
            <w:ins w:id="128" w:author="Paolo Campanella" w:date="2014-07-01T17:42:00Z">
              <w:r w:rsidRPr="00766915">
                <w:rPr>
                  <w:lang w:val="en-US"/>
                </w:rPr>
                <w:t xml:space="preserve"> [days or hours]</w:t>
              </w:r>
            </w:ins>
            <w:ins w:id="129" w:author="Paolo Campanella" w:date="2014-07-01T17:40:00Z">
              <w:r w:rsidRPr="00766915">
                <w:rPr>
                  <w:lang w:val="en-US"/>
                </w:rPr>
                <w:t>;</w:t>
              </w:r>
            </w:ins>
          </w:p>
          <w:p w:rsidR="0013575E" w:rsidRPr="00766915" w:rsidRDefault="0013575E" w:rsidP="00766915">
            <w:pPr>
              <w:spacing w:after="0" w:line="240" w:lineRule="auto"/>
              <w:rPr>
                <w:ins w:id="130" w:author="Paolo Campanella" w:date="2014-07-01T17:40:00Z"/>
                <w:lang w:val="en-US"/>
              </w:rPr>
            </w:pPr>
            <w:ins w:id="131" w:author="Paolo Campanella" w:date="2014-07-01T17:40:00Z">
              <w:r w:rsidRPr="00766915">
                <w:rPr>
                  <w:lang w:val="en-US"/>
                </w:rPr>
                <w:t>8) The user insert</w:t>
              </w:r>
            </w:ins>
            <w:ins w:id="132" w:author="Paolo Ciavola" w:date="2014-07-03T11:14:00Z">
              <w:r w:rsidR="004A06DD">
                <w:rPr>
                  <w:lang w:val="en-US"/>
                </w:rPr>
                <w:t>s</w:t>
              </w:r>
            </w:ins>
            <w:ins w:id="133" w:author="Paolo Campanella" w:date="2014-07-01T17:40:00Z">
              <w:r w:rsidRPr="00766915">
                <w:rPr>
                  <w:lang w:val="en-US"/>
                </w:rPr>
                <w:t xml:space="preserve"> the value of the duration;</w:t>
              </w:r>
            </w:ins>
          </w:p>
          <w:p w:rsidR="0013575E" w:rsidRPr="00766915" w:rsidRDefault="0013575E" w:rsidP="00766915">
            <w:pPr>
              <w:spacing w:after="0" w:line="240" w:lineRule="auto"/>
              <w:rPr>
                <w:ins w:id="134" w:author="Paolo Campanella" w:date="2014-07-01T17:40:00Z"/>
                <w:lang w:val="en-US"/>
              </w:rPr>
            </w:pPr>
            <w:ins w:id="135" w:author="Paolo Campanella" w:date="2014-07-01T17:40:00Z">
              <w:r w:rsidRPr="00766915">
                <w:rPr>
                  <w:lang w:val="en-US"/>
                </w:rPr>
                <w:t>9) The user specifies if the duration is exact or approximated;</w:t>
              </w:r>
            </w:ins>
          </w:p>
          <w:p w:rsidR="0013575E" w:rsidRPr="00766915" w:rsidRDefault="0013575E" w:rsidP="00766915">
            <w:pPr>
              <w:spacing w:after="0" w:line="240" w:lineRule="auto"/>
              <w:rPr>
                <w:ins w:id="136" w:author="Paolo Campanella" w:date="2014-07-01T17:40:00Z"/>
                <w:lang w:val="en-US"/>
              </w:rPr>
            </w:pPr>
            <w:ins w:id="137" w:author="Paolo Campanella" w:date="2014-07-01T17:40:00Z">
              <w:r w:rsidRPr="00766915">
                <w:rPr>
                  <w:lang w:val="en-US"/>
                </w:rPr>
                <w:t>10) The user can specify an optional Event Description;</w:t>
              </w:r>
            </w:ins>
          </w:p>
          <w:p w:rsidR="0013575E" w:rsidRPr="00766915" w:rsidRDefault="0013575E" w:rsidP="00766915">
            <w:pPr>
              <w:spacing w:after="0" w:line="240" w:lineRule="auto"/>
              <w:rPr>
                <w:ins w:id="138" w:author="Paolo Campanella" w:date="2014-07-01T17:40:00Z"/>
                <w:lang w:val="en-US"/>
              </w:rPr>
            </w:pPr>
            <w:ins w:id="139" w:author="Paolo Campanella" w:date="2014-07-01T17:40:00Z">
              <w:r w:rsidRPr="00766915">
                <w:rPr>
                  <w:lang w:val="en-US"/>
                </w:rPr>
                <w:t>11) The User selects the type of Wave Height to insert choosing</w:t>
              </w:r>
            </w:ins>
            <w:ins w:id="140" w:author="Paolo Ciavola" w:date="2014-07-03T11:14:00Z">
              <w:r w:rsidR="004A06DD">
                <w:rPr>
                  <w:lang w:val="en-US"/>
                </w:rPr>
                <w:t xml:space="preserve"> between</w:t>
              </w:r>
            </w:ins>
            <w:ins w:id="141" w:author="Paolo Campanella" w:date="2014-07-01T17:40:00Z">
              <w:r w:rsidRPr="00766915">
                <w:rPr>
                  <w:lang w:val="en-US"/>
                </w:rPr>
                <w:t>:</w:t>
              </w:r>
            </w:ins>
          </w:p>
          <w:p w:rsidR="0013575E" w:rsidRPr="00766915" w:rsidRDefault="0013575E" w:rsidP="00766915">
            <w:pPr>
              <w:spacing w:after="0" w:line="240" w:lineRule="auto"/>
              <w:rPr>
                <w:ins w:id="142" w:author="Paolo Campanella" w:date="2014-07-01T17:40:00Z"/>
                <w:lang w:val="en-US"/>
              </w:rPr>
            </w:pPr>
            <w:ins w:id="143" w:author="Paolo Campanella" w:date="2014-07-01T17:40:00Z">
              <w:r w:rsidRPr="00766915">
                <w:rPr>
                  <w:lang w:val="en-US"/>
                </w:rPr>
                <w:tab/>
                <w:t>a. Mean;</w:t>
              </w:r>
            </w:ins>
          </w:p>
          <w:p w:rsidR="0013575E" w:rsidRPr="00766915" w:rsidRDefault="0013575E" w:rsidP="00766915">
            <w:pPr>
              <w:spacing w:after="0" w:line="240" w:lineRule="auto"/>
              <w:rPr>
                <w:ins w:id="144" w:author="Paolo Campanella" w:date="2014-07-01T17:40:00Z"/>
                <w:lang w:val="en-US"/>
              </w:rPr>
            </w:pPr>
            <w:ins w:id="145" w:author="Paolo Campanella" w:date="2014-07-01T17:40:00Z">
              <w:r w:rsidRPr="00766915">
                <w:rPr>
                  <w:lang w:val="en-US"/>
                </w:rPr>
                <w:tab/>
                <w:t>b. Max;</w:t>
              </w:r>
            </w:ins>
          </w:p>
          <w:p w:rsidR="0013575E" w:rsidRPr="00766915" w:rsidRDefault="0013575E" w:rsidP="00766915">
            <w:pPr>
              <w:spacing w:after="0" w:line="240" w:lineRule="auto"/>
              <w:rPr>
                <w:ins w:id="146" w:author="Paolo Campanella" w:date="2014-07-01T17:40:00Z"/>
                <w:lang w:val="en-US"/>
              </w:rPr>
            </w:pPr>
            <w:ins w:id="147" w:author="Paolo Campanella" w:date="2014-07-01T17:40:00Z">
              <w:r w:rsidRPr="00766915">
                <w:rPr>
                  <w:lang w:val="en-US"/>
                </w:rPr>
                <w:tab/>
                <w:t>c. Significant;</w:t>
              </w:r>
            </w:ins>
          </w:p>
          <w:p w:rsidR="004A06DD" w:rsidRDefault="0013575E" w:rsidP="00766915">
            <w:pPr>
              <w:spacing w:after="0" w:line="240" w:lineRule="auto"/>
              <w:rPr>
                <w:ins w:id="148" w:author="Paolo Ciavola" w:date="2014-07-03T11:15:00Z"/>
                <w:lang w:val="en-US"/>
              </w:rPr>
            </w:pPr>
            <w:ins w:id="149" w:author="Paolo Campanella" w:date="2014-07-01T17:40:00Z">
              <w:r w:rsidRPr="00766915">
                <w:rPr>
                  <w:lang w:val="en-US"/>
                </w:rPr>
                <w:t xml:space="preserve">12) The user inserts the value in Meters </w:t>
              </w:r>
            </w:ins>
          </w:p>
          <w:p w:rsidR="004A06DD" w:rsidRPr="00766915" w:rsidRDefault="004A06DD" w:rsidP="004A06DD">
            <w:pPr>
              <w:spacing w:after="0" w:line="240" w:lineRule="auto"/>
              <w:rPr>
                <w:ins w:id="150" w:author="Paolo Ciavola" w:date="2014-07-03T11:19:00Z"/>
                <w:lang w:val="en-US"/>
              </w:rPr>
            </w:pPr>
            <w:ins w:id="151" w:author="Paolo Ciavola" w:date="2014-07-03T11:19:00Z">
              <w:r>
                <w:rPr>
                  <w:lang w:val="en-US"/>
                </w:rPr>
                <w:t>13</w:t>
              </w:r>
              <w:r w:rsidRPr="00766915">
                <w:rPr>
                  <w:lang w:val="en-US"/>
                </w:rPr>
                <w:t xml:space="preserve">) The user can upload an xml INSPIRE metadata file and a Time-Series File </w:t>
              </w:r>
              <w:r>
                <w:rPr>
                  <w:lang w:val="en-US"/>
                </w:rPr>
                <w:t>of wave heights</w:t>
              </w:r>
            </w:ins>
          </w:p>
          <w:p w:rsidR="004A06DD" w:rsidRPr="00766915" w:rsidRDefault="004A06DD" w:rsidP="004A06DD">
            <w:pPr>
              <w:spacing w:after="0" w:line="240" w:lineRule="auto"/>
              <w:rPr>
                <w:ins w:id="152" w:author="Paolo Ciavola" w:date="2014-07-03T11:15:00Z"/>
                <w:lang w:val="en-US"/>
              </w:rPr>
            </w:pPr>
            <w:ins w:id="153" w:author="Paolo Ciavola" w:date="2014-07-03T11:19:00Z">
              <w:r>
                <w:rPr>
                  <w:lang w:val="en-US"/>
                </w:rPr>
                <w:t>14</w:t>
              </w:r>
            </w:ins>
            <w:ins w:id="154" w:author="Paolo Ciavola" w:date="2014-07-03T11:15:00Z">
              <w:r w:rsidRPr="00766915">
                <w:rPr>
                  <w:lang w:val="en-US"/>
                </w:rPr>
                <w:t>) The user selects the type of wave period to insert choosing:</w:t>
              </w:r>
            </w:ins>
          </w:p>
          <w:p w:rsidR="004A06DD" w:rsidRPr="00766915" w:rsidRDefault="004A06DD" w:rsidP="004A06DD">
            <w:pPr>
              <w:spacing w:after="0" w:line="240" w:lineRule="auto"/>
              <w:rPr>
                <w:ins w:id="155" w:author="Paolo Ciavola" w:date="2014-07-03T11:15:00Z"/>
                <w:lang w:val="en-US"/>
              </w:rPr>
            </w:pPr>
            <w:ins w:id="156" w:author="Paolo Ciavola" w:date="2014-07-03T11:15:00Z">
              <w:r w:rsidRPr="00766915">
                <w:rPr>
                  <w:lang w:val="en-US"/>
                </w:rPr>
                <w:tab/>
                <w:t>a. Mean;</w:t>
              </w:r>
            </w:ins>
          </w:p>
          <w:p w:rsidR="004A06DD" w:rsidRPr="00766915" w:rsidRDefault="004A06DD" w:rsidP="004A06DD">
            <w:pPr>
              <w:spacing w:after="0" w:line="240" w:lineRule="auto"/>
              <w:rPr>
                <w:ins w:id="157" w:author="Paolo Ciavola" w:date="2014-07-03T11:15:00Z"/>
                <w:lang w:val="en-US"/>
              </w:rPr>
            </w:pPr>
            <w:ins w:id="158" w:author="Paolo Ciavola" w:date="2014-07-03T11:15:00Z">
              <w:r w:rsidRPr="00766915">
                <w:rPr>
                  <w:lang w:val="en-US"/>
                </w:rPr>
                <w:tab/>
                <w:t>b. Significant</w:t>
              </w:r>
            </w:ins>
          </w:p>
          <w:p w:rsidR="004A06DD" w:rsidRPr="00766915" w:rsidRDefault="004A06DD" w:rsidP="004A06DD">
            <w:pPr>
              <w:spacing w:after="0" w:line="240" w:lineRule="auto"/>
              <w:rPr>
                <w:ins w:id="159" w:author="Paolo Ciavola" w:date="2014-07-03T11:15:00Z"/>
                <w:lang w:val="en-US"/>
              </w:rPr>
            </w:pPr>
            <w:ins w:id="160" w:author="Paolo Ciavola" w:date="2014-07-03T11:15:00Z">
              <w:r w:rsidRPr="00766915">
                <w:rPr>
                  <w:lang w:val="en-US"/>
                </w:rPr>
                <w:tab/>
                <w:t>c. Peak;</w:t>
              </w:r>
            </w:ins>
          </w:p>
          <w:p w:rsidR="004A06DD" w:rsidRDefault="004A06DD" w:rsidP="004A06DD">
            <w:pPr>
              <w:spacing w:after="0" w:line="240" w:lineRule="auto"/>
              <w:rPr>
                <w:ins w:id="161" w:author="Paolo Ciavola" w:date="2014-07-03T11:18:00Z"/>
                <w:lang w:val="en-US"/>
              </w:rPr>
            </w:pPr>
            <w:ins w:id="162" w:author="Paolo Ciavola" w:date="2014-07-03T11:20:00Z">
              <w:r>
                <w:rPr>
                  <w:lang w:val="en-US"/>
                </w:rPr>
                <w:t>15</w:t>
              </w:r>
            </w:ins>
            <w:ins w:id="163" w:author="Paolo Ciavola" w:date="2014-07-03T11:16:00Z">
              <w:r>
                <w:rPr>
                  <w:lang w:val="en-US"/>
                </w:rPr>
                <w:t xml:space="preserve">) </w:t>
              </w:r>
              <w:r w:rsidRPr="00766915">
                <w:rPr>
                  <w:lang w:val="en-US"/>
                </w:rPr>
                <w:t xml:space="preserve">The user inserts the value in </w:t>
              </w:r>
              <w:r>
                <w:rPr>
                  <w:lang w:val="en-US"/>
                </w:rPr>
                <w:t>Seconds</w:t>
              </w:r>
              <w:r w:rsidRPr="00766915">
                <w:rPr>
                  <w:lang w:val="en-US"/>
                </w:rPr>
                <w:t xml:space="preserve"> </w:t>
              </w:r>
            </w:ins>
          </w:p>
          <w:p w:rsidR="004A06DD" w:rsidRDefault="004A06DD" w:rsidP="004A06DD">
            <w:pPr>
              <w:spacing w:after="0" w:line="240" w:lineRule="auto"/>
              <w:rPr>
                <w:ins w:id="164" w:author="Paolo Ciavola" w:date="2014-07-03T11:16:00Z"/>
                <w:lang w:val="en-US"/>
              </w:rPr>
            </w:pPr>
          </w:p>
          <w:p w:rsidR="0013575E" w:rsidRPr="00766915" w:rsidDel="004A06DD" w:rsidRDefault="0013575E" w:rsidP="004A06DD">
            <w:pPr>
              <w:spacing w:after="0" w:line="240" w:lineRule="auto"/>
              <w:rPr>
                <w:ins w:id="165" w:author="Paolo Campanella" w:date="2014-07-01T17:40:00Z"/>
                <w:del w:id="166" w:author="Paolo Ciavola" w:date="2014-07-03T11:17:00Z"/>
                <w:lang w:val="en-US"/>
              </w:rPr>
            </w:pPr>
            <w:ins w:id="167" w:author="Paolo Campanella" w:date="2014-07-01T17:40:00Z">
              <w:del w:id="168" w:author="Paolo Ciavola" w:date="2014-07-03T11:15:00Z">
                <w:r w:rsidRPr="00766915" w:rsidDel="004A06DD">
                  <w:rPr>
                    <w:lang w:val="en-US"/>
                  </w:rPr>
                  <w:delText>[optional]</w:delText>
                </w:r>
              </w:del>
            </w:ins>
          </w:p>
          <w:p w:rsidR="0013575E" w:rsidRPr="00766915" w:rsidRDefault="0013575E" w:rsidP="004A06DD">
            <w:pPr>
              <w:spacing w:after="0" w:line="240" w:lineRule="auto"/>
              <w:rPr>
                <w:ins w:id="169" w:author="Paolo Campanella" w:date="2014-07-01T17:40:00Z"/>
                <w:lang w:val="en-US"/>
              </w:rPr>
            </w:pPr>
            <w:ins w:id="170" w:author="Paolo Campanella" w:date="2014-07-01T17:40:00Z">
              <w:del w:id="171" w:author="Paolo Ciavola" w:date="2014-07-03T11:15:00Z">
                <w:r w:rsidRPr="00766915" w:rsidDel="004A06DD">
                  <w:rPr>
                    <w:lang w:val="en-US"/>
                  </w:rPr>
                  <w:delText>13</w:delText>
                </w:r>
              </w:del>
            </w:ins>
            <w:ins w:id="172" w:author="Paolo Ciavola" w:date="2014-07-03T11:18:00Z">
              <w:r w:rsidR="004A06DD">
                <w:rPr>
                  <w:lang w:val="en-US"/>
                </w:rPr>
                <w:t>16</w:t>
              </w:r>
            </w:ins>
            <w:ins w:id="173" w:author="Paolo Campanella" w:date="2014-07-01T17:40:00Z">
              <w:r w:rsidRPr="00766915">
                <w:rPr>
                  <w:lang w:val="en-US"/>
                </w:rPr>
                <w:t>) The user can upload an xml INSPIRE metadata file</w:t>
              </w:r>
            </w:ins>
            <w:ins w:id="174" w:author="Paolo Campanella" w:date="2014-07-01T17:43:00Z">
              <w:r w:rsidRPr="00766915">
                <w:rPr>
                  <w:lang w:val="en-US"/>
                </w:rPr>
                <w:t xml:space="preserve"> </w:t>
              </w:r>
            </w:ins>
            <w:ins w:id="175" w:author="Paolo Campanella" w:date="2014-07-01T17:40:00Z">
              <w:r w:rsidRPr="00766915">
                <w:rPr>
                  <w:lang w:val="en-US"/>
                </w:rPr>
                <w:t>and a Time</w:t>
              </w:r>
            </w:ins>
            <w:ins w:id="176" w:author="Paolo Campanella" w:date="2014-07-01T17:44:00Z">
              <w:r w:rsidRPr="00766915">
                <w:rPr>
                  <w:lang w:val="en-US"/>
                </w:rPr>
                <w:t>-</w:t>
              </w:r>
            </w:ins>
            <w:ins w:id="177" w:author="Paolo Campanella" w:date="2014-07-01T17:40:00Z">
              <w:r w:rsidRPr="00766915">
                <w:rPr>
                  <w:lang w:val="en-US"/>
                </w:rPr>
                <w:t>Serie</w:t>
              </w:r>
            </w:ins>
            <w:ins w:id="178" w:author="Paolo Campanella" w:date="2014-07-01T17:44:00Z">
              <w:r w:rsidRPr="00766915">
                <w:rPr>
                  <w:lang w:val="en-US"/>
                </w:rPr>
                <w:t>s</w:t>
              </w:r>
            </w:ins>
            <w:ins w:id="179" w:author="Paolo Campanella" w:date="2014-07-01T17:40:00Z">
              <w:r w:rsidRPr="00766915">
                <w:rPr>
                  <w:lang w:val="en-US"/>
                </w:rPr>
                <w:t xml:space="preserve"> File </w:t>
              </w:r>
            </w:ins>
            <w:ins w:id="180" w:author="Paolo Ciavola" w:date="2014-07-03T11:20:00Z">
              <w:r w:rsidR="004A06DD">
                <w:rPr>
                  <w:lang w:val="en-US"/>
                </w:rPr>
                <w:t>of wave periods</w:t>
              </w:r>
            </w:ins>
          </w:p>
          <w:p w:rsidR="0013575E" w:rsidRPr="00766915" w:rsidRDefault="0013575E" w:rsidP="00766915">
            <w:pPr>
              <w:spacing w:after="0" w:line="240" w:lineRule="auto"/>
              <w:rPr>
                <w:ins w:id="181" w:author="Paolo Campanella" w:date="2014-07-01T17:40:00Z"/>
                <w:lang w:val="en-US"/>
              </w:rPr>
            </w:pPr>
            <w:ins w:id="182" w:author="Paolo Campanella" w:date="2014-07-01T17:40:00Z">
              <w:del w:id="183" w:author="Paolo Ciavola" w:date="2014-07-03T11:15:00Z">
                <w:r w:rsidRPr="00766915" w:rsidDel="004A06DD">
                  <w:rPr>
                    <w:lang w:val="en-US"/>
                  </w:rPr>
                  <w:delText>14</w:delText>
                </w:r>
              </w:del>
              <w:del w:id="184" w:author="Paolo Ciavola" w:date="2014-07-03T11:18:00Z">
                <w:r w:rsidRPr="00766915" w:rsidDel="004A06DD">
                  <w:rPr>
                    <w:lang w:val="en-US"/>
                  </w:rPr>
                  <w:delText>)</w:delText>
                </w:r>
              </w:del>
            </w:ins>
            <w:ins w:id="185" w:author="Paolo Ciavola" w:date="2014-07-03T11:18:00Z">
              <w:r w:rsidR="004A06DD">
                <w:rPr>
                  <w:lang w:val="en-US"/>
                </w:rPr>
                <w:t>17</w:t>
              </w:r>
            </w:ins>
            <w:ins w:id="186" w:author="Paolo Ciavola" w:date="2014-07-03T11:20:00Z">
              <w:r w:rsidR="004A06DD">
                <w:rPr>
                  <w:lang w:val="en-US"/>
                </w:rPr>
                <w:t>)</w:t>
              </w:r>
            </w:ins>
            <w:ins w:id="187" w:author="Paolo Campanella" w:date="2014-07-01T17:40:00Z">
              <w:r w:rsidRPr="00766915">
                <w:rPr>
                  <w:lang w:val="en-US"/>
                </w:rPr>
                <w:t xml:space="preserve"> The User choose</w:t>
              </w:r>
            </w:ins>
            <w:ins w:id="188" w:author="Paolo Ciavola" w:date="2014-07-03T11:17:00Z">
              <w:r w:rsidR="004A06DD">
                <w:rPr>
                  <w:lang w:val="en-US"/>
                </w:rPr>
                <w:t>s</w:t>
              </w:r>
            </w:ins>
            <w:ins w:id="189" w:author="Paolo Campanella" w:date="2014-07-01T17:40:00Z">
              <w:r w:rsidRPr="00766915">
                <w:rPr>
                  <w:lang w:val="en-US"/>
                </w:rPr>
                <w:t xml:space="preserve"> to insert wave direction in degrees or in a clustered way</w:t>
              </w:r>
            </w:ins>
            <w:ins w:id="190" w:author="Paolo Ciavola" w:date="2014-07-03T11:17:00Z">
              <w:r w:rsidR="004A06DD">
                <w:rPr>
                  <w:lang w:val="en-US"/>
                </w:rPr>
                <w:t xml:space="preserve"> using sectors (</w:t>
              </w:r>
              <w:proofErr w:type="spellStart"/>
              <w:r w:rsidR="004A06DD">
                <w:rPr>
                  <w:lang w:val="en-US"/>
                </w:rPr>
                <w:t>e.g</w:t>
              </w:r>
              <w:proofErr w:type="spellEnd"/>
              <w:r w:rsidR="004A06DD">
                <w:rPr>
                  <w:lang w:val="en-US"/>
                </w:rPr>
                <w:t xml:space="preserve"> NE, SE, </w:t>
              </w:r>
              <w:proofErr w:type="spellStart"/>
              <w:r w:rsidR="004A06DD">
                <w:rPr>
                  <w:lang w:val="en-US"/>
                </w:rPr>
                <w:t>etc</w:t>
              </w:r>
              <w:proofErr w:type="spellEnd"/>
              <w:r w:rsidR="004A06DD">
                <w:rPr>
                  <w:lang w:val="en-US"/>
                </w:rPr>
                <w:t>)</w:t>
              </w:r>
            </w:ins>
            <w:ins w:id="191" w:author="Paolo Campanella" w:date="2014-07-01T17:40:00Z">
              <w:r w:rsidRPr="00766915">
                <w:rPr>
                  <w:lang w:val="en-US"/>
                </w:rPr>
                <w:t>;</w:t>
              </w:r>
            </w:ins>
          </w:p>
          <w:p w:rsidR="0013575E" w:rsidRPr="00766915" w:rsidRDefault="0013575E" w:rsidP="00766915">
            <w:pPr>
              <w:spacing w:after="0" w:line="240" w:lineRule="auto"/>
              <w:rPr>
                <w:ins w:id="192" w:author="Paolo Campanella" w:date="2014-07-01T17:40:00Z"/>
                <w:lang w:val="en-US"/>
              </w:rPr>
            </w:pPr>
            <w:ins w:id="193" w:author="Paolo Campanella" w:date="2014-07-01T17:40:00Z">
              <w:del w:id="194" w:author="Paolo Ciavola" w:date="2014-07-03T11:16:00Z">
                <w:r w:rsidRPr="00766915" w:rsidDel="004A06DD">
                  <w:rPr>
                    <w:lang w:val="en-US"/>
                  </w:rPr>
                  <w:delText>15</w:delText>
                </w:r>
              </w:del>
            </w:ins>
            <w:ins w:id="195" w:author="Paolo Ciavola" w:date="2014-07-03T11:16:00Z">
              <w:r w:rsidR="004A06DD">
                <w:rPr>
                  <w:lang w:val="en-US"/>
                </w:rPr>
                <w:t>16</w:t>
              </w:r>
            </w:ins>
            <w:ins w:id="196" w:author="Paolo Campanella" w:date="2014-07-01T17:40:00Z">
              <w:r w:rsidRPr="00766915">
                <w:rPr>
                  <w:lang w:val="en-US"/>
                </w:rPr>
                <w:t>) If the user choose</w:t>
              </w:r>
            </w:ins>
            <w:ins w:id="197" w:author="Paolo Campanella" w:date="2014-07-01T17:43:00Z">
              <w:r w:rsidRPr="00766915">
                <w:rPr>
                  <w:lang w:val="en-US"/>
                </w:rPr>
                <w:t>s</w:t>
              </w:r>
            </w:ins>
            <w:ins w:id="198" w:author="Paolo Campanella" w:date="2014-07-01T17:40:00Z">
              <w:r w:rsidRPr="00766915">
                <w:rPr>
                  <w:lang w:val="en-US"/>
                </w:rPr>
                <w:t xml:space="preserve"> degrees from North:</w:t>
              </w:r>
            </w:ins>
          </w:p>
          <w:p w:rsidR="0013575E" w:rsidRPr="00766915" w:rsidRDefault="0013575E" w:rsidP="00766915">
            <w:pPr>
              <w:spacing w:after="0" w:line="240" w:lineRule="auto"/>
              <w:rPr>
                <w:ins w:id="199" w:author="Paolo Campanella" w:date="2014-07-01T17:40:00Z"/>
                <w:lang w:val="en-US"/>
              </w:rPr>
            </w:pPr>
            <w:ins w:id="200" w:author="Paolo Campanella" w:date="2014-07-01T17:40:00Z">
              <w:r w:rsidRPr="00766915">
                <w:rPr>
                  <w:lang w:val="en-US"/>
                </w:rPr>
                <w:tab/>
                <w:t>a. The user insert a number between 0 and 360;</w:t>
              </w:r>
            </w:ins>
          </w:p>
          <w:p w:rsidR="0013575E" w:rsidRPr="00766915" w:rsidRDefault="0013575E" w:rsidP="00766915">
            <w:pPr>
              <w:spacing w:after="0" w:line="240" w:lineRule="auto"/>
              <w:rPr>
                <w:ins w:id="201" w:author="Paolo Campanella" w:date="2014-07-01T17:40:00Z"/>
                <w:lang w:val="en-US"/>
              </w:rPr>
            </w:pPr>
            <w:ins w:id="202" w:author="Paolo Campanella" w:date="2014-07-01T17:40:00Z">
              <w:del w:id="203" w:author="Paolo Ciavola" w:date="2014-07-03T11:16:00Z">
                <w:r w:rsidRPr="00766915" w:rsidDel="004A06DD">
                  <w:rPr>
                    <w:lang w:val="en-US"/>
                  </w:rPr>
                  <w:delText>16</w:delText>
                </w:r>
              </w:del>
            </w:ins>
            <w:ins w:id="204" w:author="Paolo Ciavola" w:date="2014-07-03T11:16:00Z">
              <w:r w:rsidR="004A06DD">
                <w:rPr>
                  <w:lang w:val="en-US"/>
                </w:rPr>
                <w:t>17</w:t>
              </w:r>
            </w:ins>
            <w:ins w:id="205" w:author="Paolo Campanella" w:date="2014-07-01T17:40:00Z">
              <w:r w:rsidRPr="00766915">
                <w:rPr>
                  <w:lang w:val="en-US"/>
                </w:rPr>
                <w:t>) Otherwise</w:t>
              </w:r>
            </w:ins>
          </w:p>
          <w:p w:rsidR="0013575E" w:rsidRPr="00766915" w:rsidRDefault="0013575E" w:rsidP="00766915">
            <w:pPr>
              <w:spacing w:after="0" w:line="240" w:lineRule="auto"/>
              <w:rPr>
                <w:ins w:id="206" w:author="Paolo Campanella" w:date="2014-07-01T17:40:00Z"/>
                <w:lang w:val="en-US"/>
              </w:rPr>
            </w:pPr>
            <w:ins w:id="207" w:author="Paolo Campanella" w:date="2014-07-01T17:40:00Z">
              <w:r w:rsidRPr="00766915">
                <w:rPr>
                  <w:lang w:val="en-US"/>
                </w:rPr>
                <w:tab/>
                <w:t>a. The user choose</w:t>
              </w:r>
            </w:ins>
            <w:ins w:id="208" w:author="Paolo Campanella" w:date="2014-07-01T17:43:00Z">
              <w:r w:rsidRPr="00766915">
                <w:rPr>
                  <w:lang w:val="en-US"/>
                </w:rPr>
                <w:t>s</w:t>
              </w:r>
            </w:ins>
            <w:ins w:id="209" w:author="Paolo Campanella" w:date="2014-07-01T17:40:00Z">
              <w:r w:rsidRPr="00766915">
                <w:rPr>
                  <w:lang w:val="en-US"/>
                </w:rPr>
                <w:t xml:space="preserve"> one of: N NE E SE S SW W NW [show arrows]</w:t>
              </w:r>
            </w:ins>
          </w:p>
          <w:p w:rsidR="0013575E" w:rsidRPr="00766915" w:rsidDel="004A06DD" w:rsidRDefault="0013575E" w:rsidP="00766915">
            <w:pPr>
              <w:spacing w:after="0" w:line="240" w:lineRule="auto"/>
              <w:rPr>
                <w:ins w:id="210" w:author="Paolo Campanella" w:date="2014-07-01T17:40:00Z"/>
                <w:del w:id="211" w:author="Paolo Ciavola" w:date="2014-07-03T11:18:00Z"/>
                <w:lang w:val="en-US"/>
              </w:rPr>
            </w:pPr>
            <w:ins w:id="212" w:author="Paolo Campanella" w:date="2014-07-01T17:40:00Z">
              <w:del w:id="213" w:author="Paolo Ciavola" w:date="2014-07-03T11:18:00Z">
                <w:r w:rsidRPr="00766915" w:rsidDel="004A06DD">
                  <w:rPr>
                    <w:lang w:val="en-US"/>
                  </w:rPr>
                  <w:delText>17) The user can upload an xml INSPIRE metadata file and a Time</w:delText>
                </w:r>
              </w:del>
            </w:ins>
            <w:ins w:id="214" w:author="Paolo Campanella" w:date="2014-07-01T17:44:00Z">
              <w:del w:id="215" w:author="Paolo Ciavola" w:date="2014-07-03T11:18:00Z">
                <w:r w:rsidRPr="00766915" w:rsidDel="004A06DD">
                  <w:rPr>
                    <w:lang w:val="en-US"/>
                  </w:rPr>
                  <w:delText>-</w:delText>
                </w:r>
              </w:del>
            </w:ins>
            <w:ins w:id="216" w:author="Paolo Campanella" w:date="2014-07-01T17:40:00Z">
              <w:del w:id="217" w:author="Paolo Ciavola" w:date="2014-07-03T11:18:00Z">
                <w:r w:rsidRPr="00766915" w:rsidDel="004A06DD">
                  <w:rPr>
                    <w:lang w:val="en-US"/>
                  </w:rPr>
                  <w:delText>Serie</w:delText>
                </w:r>
              </w:del>
            </w:ins>
            <w:ins w:id="218" w:author="Paolo Campanella" w:date="2014-07-01T17:44:00Z">
              <w:del w:id="219" w:author="Paolo Ciavola" w:date="2014-07-03T11:18:00Z">
                <w:r w:rsidRPr="00766915" w:rsidDel="004A06DD">
                  <w:rPr>
                    <w:lang w:val="en-US"/>
                  </w:rPr>
                  <w:delText>s</w:delText>
                </w:r>
              </w:del>
            </w:ins>
            <w:ins w:id="220" w:author="Paolo Campanella" w:date="2014-07-01T17:40:00Z">
              <w:del w:id="221" w:author="Paolo Ciavola" w:date="2014-07-03T11:18:00Z">
                <w:r w:rsidRPr="00766915" w:rsidDel="004A06DD">
                  <w:rPr>
                    <w:lang w:val="en-US"/>
                  </w:rPr>
                  <w:delText xml:space="preserve"> File </w:delText>
                </w:r>
              </w:del>
            </w:ins>
          </w:p>
          <w:p w:rsidR="0013575E" w:rsidRPr="00766915" w:rsidDel="004A06DD" w:rsidRDefault="0013575E" w:rsidP="00766915">
            <w:pPr>
              <w:spacing w:after="0" w:line="240" w:lineRule="auto"/>
              <w:rPr>
                <w:ins w:id="222" w:author="Paolo Campanella" w:date="2014-07-01T17:40:00Z"/>
                <w:del w:id="223" w:author="Paolo Ciavola" w:date="2014-07-03T11:15:00Z"/>
                <w:lang w:val="en-US"/>
              </w:rPr>
            </w:pPr>
            <w:ins w:id="224" w:author="Paolo Campanella" w:date="2014-07-01T17:40:00Z">
              <w:del w:id="225" w:author="Paolo Ciavola" w:date="2014-07-03T11:15:00Z">
                <w:r w:rsidRPr="00766915" w:rsidDel="004A06DD">
                  <w:rPr>
                    <w:lang w:val="en-US"/>
                  </w:rPr>
                  <w:delText>18) The user selects the type of wave period to insert choosing:</w:delText>
                </w:r>
              </w:del>
            </w:ins>
          </w:p>
          <w:p w:rsidR="0013575E" w:rsidRPr="00766915" w:rsidDel="004A06DD" w:rsidRDefault="0013575E" w:rsidP="00766915">
            <w:pPr>
              <w:spacing w:after="0" w:line="240" w:lineRule="auto"/>
              <w:rPr>
                <w:ins w:id="226" w:author="Paolo Campanella" w:date="2014-07-01T17:40:00Z"/>
                <w:del w:id="227" w:author="Paolo Ciavola" w:date="2014-07-03T11:15:00Z"/>
                <w:lang w:val="en-US"/>
              </w:rPr>
            </w:pPr>
            <w:ins w:id="228" w:author="Paolo Campanella" w:date="2014-07-01T17:40:00Z">
              <w:del w:id="229" w:author="Paolo Ciavola" w:date="2014-07-03T11:15:00Z">
                <w:r w:rsidRPr="00766915" w:rsidDel="004A06DD">
                  <w:rPr>
                    <w:lang w:val="en-US"/>
                  </w:rPr>
                  <w:tab/>
                  <w:delText>a. Mean;</w:delText>
                </w:r>
              </w:del>
            </w:ins>
          </w:p>
          <w:p w:rsidR="0013575E" w:rsidRPr="00766915" w:rsidDel="004A06DD" w:rsidRDefault="0013575E" w:rsidP="00766915">
            <w:pPr>
              <w:spacing w:after="0" w:line="240" w:lineRule="auto"/>
              <w:rPr>
                <w:ins w:id="230" w:author="Paolo Campanella" w:date="2014-07-01T17:40:00Z"/>
                <w:del w:id="231" w:author="Paolo Ciavola" w:date="2014-07-03T11:15:00Z"/>
                <w:lang w:val="en-US"/>
              </w:rPr>
            </w:pPr>
            <w:ins w:id="232" w:author="Paolo Campanella" w:date="2014-07-01T17:40:00Z">
              <w:del w:id="233" w:author="Paolo Ciavola" w:date="2014-07-03T11:15:00Z">
                <w:r w:rsidRPr="00766915" w:rsidDel="004A06DD">
                  <w:rPr>
                    <w:lang w:val="en-US"/>
                  </w:rPr>
                  <w:tab/>
                  <w:delText>b. Significant</w:delText>
                </w:r>
              </w:del>
            </w:ins>
          </w:p>
          <w:p w:rsidR="0013575E" w:rsidRPr="00766915" w:rsidDel="004A06DD" w:rsidRDefault="0013575E" w:rsidP="00766915">
            <w:pPr>
              <w:spacing w:after="0" w:line="240" w:lineRule="auto"/>
              <w:rPr>
                <w:ins w:id="234" w:author="Paolo Campanella" w:date="2014-07-01T17:40:00Z"/>
                <w:del w:id="235" w:author="Paolo Ciavola" w:date="2014-07-03T11:15:00Z"/>
                <w:lang w:val="en-US"/>
              </w:rPr>
            </w:pPr>
            <w:ins w:id="236" w:author="Paolo Campanella" w:date="2014-07-01T17:40:00Z">
              <w:del w:id="237" w:author="Paolo Ciavola" w:date="2014-07-03T11:15:00Z">
                <w:r w:rsidRPr="00766915" w:rsidDel="004A06DD">
                  <w:rPr>
                    <w:lang w:val="en-US"/>
                  </w:rPr>
                  <w:tab/>
                  <w:delText>c. Peak;</w:delText>
                </w:r>
              </w:del>
            </w:ins>
          </w:p>
          <w:p w:rsidR="0013575E" w:rsidRPr="00766915" w:rsidDel="004A06DD" w:rsidRDefault="0013575E" w:rsidP="00766915">
            <w:pPr>
              <w:spacing w:after="0" w:line="240" w:lineRule="auto"/>
              <w:rPr>
                <w:ins w:id="238" w:author="Paolo Campanella" w:date="2014-07-01T17:40:00Z"/>
                <w:del w:id="239" w:author="Paolo Ciavola" w:date="2014-07-03T11:18:00Z"/>
                <w:lang w:val="en-US"/>
              </w:rPr>
            </w:pPr>
            <w:ins w:id="240" w:author="Paolo Campanella" w:date="2014-07-01T17:40:00Z">
              <w:del w:id="241" w:author="Paolo Ciavola" w:date="2014-07-03T11:18:00Z">
                <w:r w:rsidRPr="00766915" w:rsidDel="004A06DD">
                  <w:rPr>
                    <w:lang w:val="en-US"/>
                  </w:rPr>
                  <w:delText>19) The user inserts  the value in seconds;</w:delText>
                </w:r>
              </w:del>
            </w:ins>
          </w:p>
          <w:p w:rsidR="0013575E" w:rsidRPr="00766915" w:rsidRDefault="004A06DD" w:rsidP="00766915">
            <w:pPr>
              <w:spacing w:after="0" w:line="240" w:lineRule="auto"/>
              <w:rPr>
                <w:ins w:id="242" w:author="Paolo Campanella" w:date="2014-07-01T17:40:00Z"/>
                <w:lang w:val="en-US"/>
              </w:rPr>
            </w:pPr>
            <w:ins w:id="243" w:author="Paolo Ciavola" w:date="2014-07-03T11:20:00Z">
              <w:r>
                <w:rPr>
                  <w:lang w:val="en-US"/>
                </w:rPr>
                <w:t>18)</w:t>
              </w:r>
            </w:ins>
            <w:ins w:id="244" w:author="Paolo Campanella" w:date="2014-07-01T17:40:00Z">
              <w:del w:id="245" w:author="Paolo Ciavola" w:date="2014-07-03T11:20:00Z">
                <w:r w:rsidR="0013575E" w:rsidRPr="00766915" w:rsidDel="004A06DD">
                  <w:rPr>
                    <w:lang w:val="en-US"/>
                  </w:rPr>
                  <w:delText>20</w:delText>
                </w:r>
              </w:del>
              <w:del w:id="246" w:author="Paolo Ciavola" w:date="2014-07-03T11:18:00Z">
                <w:r w:rsidR="0013575E" w:rsidRPr="00766915" w:rsidDel="004A06DD">
                  <w:rPr>
                    <w:lang w:val="en-US"/>
                  </w:rPr>
                  <w:delText>)</w:delText>
                </w:r>
              </w:del>
              <w:r w:rsidR="0013575E" w:rsidRPr="00766915">
                <w:rPr>
                  <w:lang w:val="en-US"/>
                </w:rPr>
                <w:t xml:space="preserve"> </w:t>
              </w:r>
            </w:ins>
            <w:ins w:id="247" w:author="Paolo Campanella" w:date="2014-07-01T17:44:00Z">
              <w:r w:rsidR="0013575E" w:rsidRPr="00766915">
                <w:rPr>
                  <w:lang w:val="en-US"/>
                </w:rPr>
                <w:t>The user can upload an xml INSPIRE metadata file and a Time-Series File</w:t>
              </w:r>
            </w:ins>
            <w:ins w:id="248" w:author="Paolo Ciavola" w:date="2014-07-03T11:20:00Z">
              <w:r>
                <w:rPr>
                  <w:lang w:val="en-US"/>
                </w:rPr>
                <w:t xml:space="preserve"> of wave directions</w:t>
              </w:r>
            </w:ins>
            <w:ins w:id="249" w:author="Paolo Ciavola" w:date="2014-07-03T11:26:00Z">
              <w:r w:rsidR="0009008C">
                <w:rPr>
                  <w:lang w:val="en-US"/>
                </w:rPr>
                <w:t>;</w:t>
              </w:r>
            </w:ins>
          </w:p>
          <w:p w:rsidR="0013575E" w:rsidRPr="00766915" w:rsidRDefault="0013575E" w:rsidP="00766915">
            <w:pPr>
              <w:spacing w:after="0" w:line="240" w:lineRule="auto"/>
              <w:rPr>
                <w:ins w:id="250" w:author="Paolo Campanella" w:date="2014-07-01T17:40:00Z"/>
                <w:lang w:val="en-US"/>
              </w:rPr>
            </w:pPr>
            <w:ins w:id="251" w:author="Paolo Campanella" w:date="2014-07-01T17:40:00Z">
              <w:del w:id="252" w:author="Paolo Ciavola" w:date="2014-07-03T11:20:00Z">
                <w:r w:rsidRPr="00766915" w:rsidDel="004A06DD">
                  <w:rPr>
                    <w:lang w:val="en-US"/>
                  </w:rPr>
                  <w:delText>21</w:delText>
                </w:r>
              </w:del>
            </w:ins>
            <w:ins w:id="253" w:author="Paolo Ciavola" w:date="2014-07-03T11:20:00Z">
              <w:r w:rsidR="004A06DD">
                <w:rPr>
                  <w:lang w:val="en-US"/>
                </w:rPr>
                <w:t>19</w:t>
              </w:r>
            </w:ins>
            <w:ins w:id="254" w:author="Paolo Campanella" w:date="2014-07-01T17:40:00Z">
              <w:r w:rsidRPr="00766915">
                <w:rPr>
                  <w:lang w:val="en-US"/>
                </w:rPr>
                <w:t>) The user inserts the max water level in meters;</w:t>
              </w:r>
            </w:ins>
          </w:p>
          <w:p w:rsidR="0013575E" w:rsidRPr="00766915" w:rsidRDefault="0013575E" w:rsidP="00766915">
            <w:pPr>
              <w:spacing w:after="0" w:line="240" w:lineRule="auto"/>
              <w:rPr>
                <w:ins w:id="255" w:author="Paolo Campanella" w:date="2014-07-01T17:40:00Z"/>
                <w:lang w:val="en-US"/>
              </w:rPr>
            </w:pPr>
            <w:ins w:id="256" w:author="Paolo Campanella" w:date="2014-07-01T17:40:00Z">
              <w:del w:id="257" w:author="Paolo Ciavola" w:date="2014-07-03T11:20:00Z">
                <w:r w:rsidRPr="00766915" w:rsidDel="004A06DD">
                  <w:rPr>
                    <w:lang w:val="en-US"/>
                  </w:rPr>
                  <w:delText>22</w:delText>
                </w:r>
              </w:del>
            </w:ins>
            <w:ins w:id="258" w:author="Paolo Ciavola" w:date="2014-07-03T11:20:00Z">
              <w:r w:rsidR="004A06DD">
                <w:rPr>
                  <w:lang w:val="en-US"/>
                </w:rPr>
                <w:t>20</w:t>
              </w:r>
            </w:ins>
            <w:ins w:id="259" w:author="Paolo Campanella" w:date="2014-07-01T17:40:00Z">
              <w:r w:rsidRPr="00766915">
                <w:rPr>
                  <w:lang w:val="en-US"/>
                </w:rPr>
                <w:t xml:space="preserve">) </w:t>
              </w:r>
            </w:ins>
            <w:ins w:id="260" w:author="Paolo Campanella" w:date="2014-07-01T17:44:00Z">
              <w:r w:rsidRPr="00766915">
                <w:rPr>
                  <w:lang w:val="en-US"/>
                </w:rPr>
                <w:t>The user can upload an xml INSPIRE metadata file and a Time-Series File</w:t>
              </w:r>
            </w:ins>
            <w:ins w:id="261" w:author="Paolo Ciavola" w:date="2014-07-03T11:20:00Z">
              <w:r w:rsidR="004A06DD">
                <w:rPr>
                  <w:lang w:val="en-US"/>
                </w:rPr>
                <w:t xml:space="preserve"> of water levels</w:t>
              </w:r>
            </w:ins>
            <w:ins w:id="262" w:author="Paolo Ciavola" w:date="2014-07-03T11:26:00Z">
              <w:r w:rsidR="0009008C">
                <w:rPr>
                  <w:lang w:val="en-US"/>
                </w:rPr>
                <w:t>;</w:t>
              </w:r>
            </w:ins>
          </w:p>
          <w:p w:rsidR="0013575E" w:rsidRPr="00766915" w:rsidRDefault="0013575E" w:rsidP="00766915">
            <w:pPr>
              <w:spacing w:after="0" w:line="240" w:lineRule="auto"/>
              <w:rPr>
                <w:ins w:id="263" w:author="Paolo Campanella" w:date="2014-07-01T17:40:00Z"/>
                <w:lang w:val="en-US"/>
              </w:rPr>
            </w:pPr>
            <w:ins w:id="264" w:author="Paolo Campanella" w:date="2014-07-01T17:40:00Z">
              <w:del w:id="265" w:author="Paolo Ciavola" w:date="2014-07-03T11:21:00Z">
                <w:r w:rsidRPr="00766915" w:rsidDel="004A06DD">
                  <w:rPr>
                    <w:lang w:val="en-US"/>
                  </w:rPr>
                  <w:delText>23</w:delText>
                </w:r>
              </w:del>
            </w:ins>
            <w:ins w:id="266" w:author="Paolo Ciavola" w:date="2014-07-03T11:21:00Z">
              <w:r w:rsidR="004A06DD">
                <w:rPr>
                  <w:lang w:val="en-US"/>
                </w:rPr>
                <w:t>21</w:t>
              </w:r>
            </w:ins>
            <w:ins w:id="267" w:author="Paolo Campanella" w:date="2014-07-01T17:40:00Z">
              <w:r w:rsidRPr="00766915">
                <w:rPr>
                  <w:lang w:val="en-US"/>
                </w:rPr>
                <w:t>) The user specify the type of wind intens</w:t>
              </w:r>
            </w:ins>
            <w:ins w:id="268" w:author="Paolo Campanella" w:date="2014-07-01T17:44:00Z">
              <w:r w:rsidRPr="00766915">
                <w:rPr>
                  <w:lang w:val="en-US"/>
                </w:rPr>
                <w:t>i</w:t>
              </w:r>
            </w:ins>
            <w:ins w:id="269" w:author="Paolo Campanella" w:date="2014-07-01T17:40:00Z">
              <w:r w:rsidRPr="00766915">
                <w:rPr>
                  <w:lang w:val="en-US"/>
                </w:rPr>
                <w:t>ty:</w:t>
              </w:r>
            </w:ins>
          </w:p>
          <w:p w:rsidR="0013575E" w:rsidRPr="00766915" w:rsidRDefault="0013575E" w:rsidP="00766915">
            <w:pPr>
              <w:spacing w:after="0" w:line="240" w:lineRule="auto"/>
              <w:rPr>
                <w:ins w:id="270" w:author="Paolo Campanella" w:date="2014-07-01T17:40:00Z"/>
                <w:lang w:val="en-US"/>
              </w:rPr>
            </w:pPr>
            <w:ins w:id="271" w:author="Paolo Campanella" w:date="2014-07-01T17:40:00Z">
              <w:r w:rsidRPr="00766915">
                <w:rPr>
                  <w:lang w:val="en-US"/>
                </w:rPr>
                <w:tab/>
                <w:t>a. Maximum</w:t>
              </w:r>
            </w:ins>
            <w:ins w:id="272" w:author="Paolo Ciavola" w:date="2014-07-03T11:22:00Z">
              <w:r w:rsidR="004A06DD">
                <w:rPr>
                  <w:lang w:val="en-US"/>
                </w:rPr>
                <w:t xml:space="preserve"> values</w:t>
              </w:r>
            </w:ins>
            <w:ins w:id="273" w:author="Paolo Campanella" w:date="2014-07-01T17:40:00Z">
              <w:r w:rsidRPr="00766915">
                <w:rPr>
                  <w:lang w:val="en-US"/>
                </w:rPr>
                <w:t>;</w:t>
              </w:r>
            </w:ins>
          </w:p>
          <w:p w:rsidR="0013575E" w:rsidRPr="00766915" w:rsidRDefault="0013575E" w:rsidP="00766915">
            <w:pPr>
              <w:spacing w:after="0" w:line="240" w:lineRule="auto"/>
              <w:rPr>
                <w:ins w:id="274" w:author="Paolo Campanella" w:date="2014-07-01T17:40:00Z"/>
                <w:lang w:val="en-US"/>
              </w:rPr>
            </w:pPr>
            <w:ins w:id="275" w:author="Paolo Campanella" w:date="2014-07-01T17:40:00Z">
              <w:r w:rsidRPr="00766915">
                <w:rPr>
                  <w:lang w:val="en-US"/>
                </w:rPr>
                <w:tab/>
                <w:t xml:space="preserve">b. </w:t>
              </w:r>
              <w:del w:id="276" w:author="Paolo Ciavola" w:date="2014-07-03T11:21:00Z">
                <w:r w:rsidRPr="00766915" w:rsidDel="004A06DD">
                  <w:rPr>
                    <w:lang w:val="en-US"/>
                  </w:rPr>
                  <w:delText>10 minute</w:delText>
                </w:r>
              </w:del>
            </w:ins>
            <w:proofErr w:type="gramStart"/>
            <w:ins w:id="277" w:author="Paolo Ciavola" w:date="2014-07-03T11:21:00Z">
              <w:r w:rsidR="004A06DD">
                <w:rPr>
                  <w:lang w:val="en-US"/>
                </w:rPr>
                <w:t>time</w:t>
              </w:r>
              <w:proofErr w:type="gramEnd"/>
              <w:r w:rsidR="004A06DD">
                <w:rPr>
                  <w:lang w:val="en-US"/>
                </w:rPr>
                <w:t xml:space="preserve"> average</w:t>
              </w:r>
            </w:ins>
            <w:ins w:id="278" w:author="Paolo Campanella" w:date="2014-07-01T17:40:00Z">
              <w:del w:id="279" w:author="Paolo Ciavola" w:date="2014-07-03T11:21:00Z">
                <w:r w:rsidRPr="00766915" w:rsidDel="004A06DD">
                  <w:rPr>
                    <w:lang w:val="en-US"/>
                  </w:rPr>
                  <w:delText>s.</w:delText>
                </w:r>
              </w:del>
              <w:r w:rsidRPr="00766915">
                <w:rPr>
                  <w:lang w:val="en-US"/>
                </w:rPr>
                <w:t>.;</w:t>
              </w:r>
            </w:ins>
          </w:p>
          <w:p w:rsidR="0013575E" w:rsidRPr="00766915" w:rsidRDefault="0013575E" w:rsidP="00766915">
            <w:pPr>
              <w:spacing w:after="0" w:line="240" w:lineRule="auto"/>
              <w:rPr>
                <w:ins w:id="280" w:author="Paolo Campanella" w:date="2014-07-01T17:40:00Z"/>
                <w:lang w:val="en-US"/>
              </w:rPr>
            </w:pPr>
            <w:ins w:id="281" w:author="Paolo Campanella" w:date="2014-07-01T17:40:00Z">
              <w:r w:rsidRPr="00766915">
                <w:rPr>
                  <w:lang w:val="en-US"/>
                </w:rPr>
                <w:tab/>
                <w:t xml:space="preserve">c. </w:t>
              </w:r>
            </w:ins>
            <w:ins w:id="282" w:author="Paolo Ciavola" w:date="2014-07-03T11:22:00Z">
              <w:r w:rsidR="004A06DD">
                <w:rPr>
                  <w:lang w:val="en-US"/>
                </w:rPr>
                <w:t>Maximum gust</w:t>
              </w:r>
            </w:ins>
            <w:ins w:id="283" w:author="Paolo Campanella" w:date="2014-07-01T17:40:00Z">
              <w:del w:id="284" w:author="Paolo Ciavola" w:date="2014-07-03T11:21:00Z">
                <w:r w:rsidRPr="00766915" w:rsidDel="004A06DD">
                  <w:rPr>
                    <w:lang w:val="en-US"/>
                  </w:rPr>
                  <w:delText>…;</w:delText>
                </w:r>
              </w:del>
            </w:ins>
          </w:p>
          <w:p w:rsidR="0013575E" w:rsidRPr="00766915" w:rsidRDefault="0013575E" w:rsidP="00766915">
            <w:pPr>
              <w:spacing w:after="0" w:line="240" w:lineRule="auto"/>
              <w:rPr>
                <w:ins w:id="285" w:author="Paolo Campanella" w:date="2014-07-01T17:40:00Z"/>
                <w:lang w:val="en-US"/>
              </w:rPr>
            </w:pPr>
            <w:ins w:id="286" w:author="Paolo Campanella" w:date="2014-07-01T17:40:00Z">
              <w:del w:id="287" w:author="Paolo Ciavola" w:date="2014-07-03T11:22:00Z">
                <w:r w:rsidRPr="00766915" w:rsidDel="004A06DD">
                  <w:rPr>
                    <w:lang w:val="en-US"/>
                  </w:rPr>
                  <w:delText>24</w:delText>
                </w:r>
              </w:del>
            </w:ins>
            <w:ins w:id="288" w:author="Paolo Ciavola" w:date="2014-07-03T11:22:00Z">
              <w:r w:rsidR="004A06DD">
                <w:rPr>
                  <w:lang w:val="en-US"/>
                </w:rPr>
                <w:t>22</w:t>
              </w:r>
            </w:ins>
            <w:ins w:id="289" w:author="Paolo Campanella" w:date="2014-07-01T17:40:00Z">
              <w:r w:rsidRPr="00766915">
                <w:rPr>
                  <w:lang w:val="en-US"/>
                </w:rPr>
                <w:t>) The user inserts the wind intensity value (m/s);</w:t>
              </w:r>
            </w:ins>
          </w:p>
          <w:p w:rsidR="0013575E" w:rsidRPr="00766915" w:rsidRDefault="0013575E" w:rsidP="00766915">
            <w:pPr>
              <w:spacing w:after="0" w:line="240" w:lineRule="auto"/>
              <w:rPr>
                <w:ins w:id="290" w:author="Paolo Campanella" w:date="2014-07-01T17:40:00Z"/>
                <w:lang w:val="en-US"/>
              </w:rPr>
            </w:pPr>
            <w:ins w:id="291" w:author="Paolo Campanella" w:date="2014-07-01T17:40:00Z">
              <w:r w:rsidRPr="00766915">
                <w:rPr>
                  <w:lang w:val="en-US"/>
                </w:rPr>
                <w:t xml:space="preserve">25) </w:t>
              </w:r>
            </w:ins>
            <w:ins w:id="292" w:author="Paolo Campanella" w:date="2014-07-01T17:44:00Z">
              <w:r w:rsidRPr="00766915">
                <w:rPr>
                  <w:lang w:val="en-US"/>
                </w:rPr>
                <w:t>The user can upload an xml INSPIRE metadata file and a Time-Series File</w:t>
              </w:r>
            </w:ins>
            <w:ins w:id="293" w:author="Paolo Ciavola" w:date="2014-07-03T11:22:00Z">
              <w:r w:rsidR="004A06DD">
                <w:rPr>
                  <w:lang w:val="en-US"/>
                </w:rPr>
                <w:t xml:space="preserve"> of wind data</w:t>
              </w:r>
            </w:ins>
            <w:ins w:id="294" w:author="Paolo Ciavola" w:date="2014-07-03T11:26:00Z">
              <w:r w:rsidR="0009008C">
                <w:rPr>
                  <w:lang w:val="en-US"/>
                </w:rPr>
                <w:t>;</w:t>
              </w:r>
            </w:ins>
          </w:p>
          <w:p w:rsidR="0013575E" w:rsidRPr="00766915" w:rsidRDefault="0013575E" w:rsidP="00766915">
            <w:pPr>
              <w:spacing w:after="0" w:line="240" w:lineRule="auto"/>
              <w:rPr>
                <w:ins w:id="295" w:author="Paolo Campanella" w:date="2014-07-01T17:40:00Z"/>
                <w:lang w:val="en-US"/>
              </w:rPr>
            </w:pPr>
            <w:ins w:id="296" w:author="Paolo Campanella" w:date="2014-07-01T17:40:00Z">
              <w:r w:rsidRPr="00766915">
                <w:rPr>
                  <w:lang w:val="en-US"/>
                </w:rPr>
                <w:t>26) The User choose</w:t>
              </w:r>
            </w:ins>
            <w:ins w:id="297" w:author="Paolo Ciavola" w:date="2014-07-03T11:22:00Z">
              <w:r w:rsidR="004A06DD">
                <w:rPr>
                  <w:lang w:val="en-US"/>
                </w:rPr>
                <w:t>s</w:t>
              </w:r>
            </w:ins>
            <w:ins w:id="298" w:author="Paolo Campanella" w:date="2014-07-01T17:40:00Z">
              <w:r w:rsidRPr="00766915">
                <w:rPr>
                  <w:lang w:val="en-US"/>
                </w:rPr>
                <w:t xml:space="preserve"> to insert wind direction in degrees or in a clustered way;</w:t>
              </w:r>
            </w:ins>
          </w:p>
          <w:p w:rsidR="0013575E" w:rsidRPr="00766915" w:rsidRDefault="0013575E" w:rsidP="00766915">
            <w:pPr>
              <w:spacing w:after="0" w:line="240" w:lineRule="auto"/>
              <w:rPr>
                <w:ins w:id="299" w:author="Paolo Campanella" w:date="2014-07-01T17:40:00Z"/>
                <w:lang w:val="en-US"/>
              </w:rPr>
            </w:pPr>
            <w:ins w:id="300" w:author="Paolo Campanella" w:date="2014-07-01T17:40:00Z">
              <w:r w:rsidRPr="00766915">
                <w:rPr>
                  <w:lang w:val="en-US"/>
                </w:rPr>
                <w:t>27) If the user choose</w:t>
              </w:r>
            </w:ins>
            <w:ins w:id="301" w:author="Paolo Campanella" w:date="2014-07-01T17:44:00Z">
              <w:r w:rsidRPr="00766915">
                <w:rPr>
                  <w:lang w:val="en-US"/>
                </w:rPr>
                <w:t>s</w:t>
              </w:r>
            </w:ins>
            <w:ins w:id="302" w:author="Paolo Campanella" w:date="2014-07-01T17:40:00Z">
              <w:r w:rsidRPr="00766915">
                <w:rPr>
                  <w:lang w:val="en-US"/>
                </w:rPr>
                <w:t xml:space="preserve"> degrees from North:</w:t>
              </w:r>
            </w:ins>
          </w:p>
          <w:p w:rsidR="0013575E" w:rsidRPr="00766915" w:rsidRDefault="0013575E" w:rsidP="00766915">
            <w:pPr>
              <w:spacing w:after="0" w:line="240" w:lineRule="auto"/>
              <w:rPr>
                <w:ins w:id="303" w:author="Paolo Campanella" w:date="2014-07-01T17:40:00Z"/>
                <w:lang w:val="en-US"/>
              </w:rPr>
            </w:pPr>
            <w:ins w:id="304" w:author="Paolo Campanella" w:date="2014-07-01T17:40:00Z">
              <w:r w:rsidRPr="00766915">
                <w:rPr>
                  <w:lang w:val="en-US"/>
                </w:rPr>
                <w:tab/>
                <w:t>a. The user insert a number between 0 and 360;</w:t>
              </w:r>
            </w:ins>
          </w:p>
          <w:p w:rsidR="0013575E" w:rsidRPr="00766915" w:rsidRDefault="0013575E" w:rsidP="00766915">
            <w:pPr>
              <w:spacing w:after="0" w:line="240" w:lineRule="auto"/>
              <w:rPr>
                <w:ins w:id="305" w:author="Paolo Campanella" w:date="2014-07-01T17:40:00Z"/>
                <w:lang w:val="en-US"/>
              </w:rPr>
            </w:pPr>
            <w:ins w:id="306" w:author="Paolo Campanella" w:date="2014-07-01T17:40:00Z">
              <w:r w:rsidRPr="00766915">
                <w:rPr>
                  <w:lang w:val="en-US"/>
                </w:rPr>
                <w:t>28) Otherwise</w:t>
              </w:r>
            </w:ins>
          </w:p>
          <w:p w:rsidR="0013575E" w:rsidRPr="00766915" w:rsidRDefault="0013575E" w:rsidP="00766915">
            <w:pPr>
              <w:spacing w:after="0" w:line="240" w:lineRule="auto"/>
              <w:rPr>
                <w:ins w:id="307" w:author="Paolo Campanella" w:date="2014-07-01T17:40:00Z"/>
                <w:lang w:val="en-US"/>
              </w:rPr>
            </w:pPr>
            <w:ins w:id="308" w:author="Paolo Campanella" w:date="2014-07-01T17:40:00Z">
              <w:r w:rsidRPr="00766915">
                <w:rPr>
                  <w:lang w:val="en-US"/>
                </w:rPr>
                <w:tab/>
                <w:t>a. The user choose</w:t>
              </w:r>
            </w:ins>
            <w:ins w:id="309" w:author="Paolo Campanella" w:date="2014-07-01T17:44:00Z">
              <w:r w:rsidRPr="00766915">
                <w:rPr>
                  <w:lang w:val="en-US"/>
                </w:rPr>
                <w:t>s</w:t>
              </w:r>
            </w:ins>
            <w:ins w:id="310" w:author="Paolo Campanella" w:date="2014-07-01T17:40:00Z">
              <w:r w:rsidRPr="00766915">
                <w:rPr>
                  <w:lang w:val="en-US"/>
                </w:rPr>
                <w:t xml:space="preserve"> one of: N NE E SE S SW W NW [show arrows]</w:t>
              </w:r>
            </w:ins>
          </w:p>
          <w:p w:rsidR="0013575E" w:rsidRPr="00766915" w:rsidRDefault="0013575E" w:rsidP="00766915">
            <w:pPr>
              <w:spacing w:after="0" w:line="240" w:lineRule="auto"/>
              <w:rPr>
                <w:ins w:id="311" w:author="Paolo Campanella" w:date="2014-07-01T17:40:00Z"/>
                <w:lang w:val="en-US"/>
              </w:rPr>
            </w:pPr>
            <w:ins w:id="312" w:author="Paolo Campanella" w:date="2014-07-01T17:40:00Z">
              <w:r w:rsidRPr="00766915">
                <w:rPr>
                  <w:lang w:val="en-US"/>
                </w:rPr>
                <w:t xml:space="preserve">29) </w:t>
              </w:r>
            </w:ins>
            <w:ins w:id="313" w:author="Paolo Campanella" w:date="2014-07-01T17:44:00Z">
              <w:r w:rsidRPr="00766915">
                <w:rPr>
                  <w:lang w:val="en-US"/>
                </w:rPr>
                <w:t>The user can upload an xml INSPIRE metadata file and a Time-Series File</w:t>
              </w:r>
            </w:ins>
            <w:ins w:id="314" w:author="Paolo Ciavola" w:date="2014-07-03T11:23:00Z">
              <w:r w:rsidR="004A06DD">
                <w:rPr>
                  <w:lang w:val="en-US"/>
                </w:rPr>
                <w:t xml:space="preserve"> of wind direction</w:t>
              </w:r>
            </w:ins>
            <w:ins w:id="315" w:author="Paolo Ciavola" w:date="2014-07-03T11:26:00Z">
              <w:r w:rsidR="0009008C">
                <w:rPr>
                  <w:lang w:val="en-US"/>
                </w:rPr>
                <w:t>;</w:t>
              </w:r>
            </w:ins>
          </w:p>
          <w:p w:rsidR="0013575E" w:rsidRPr="00766915" w:rsidRDefault="0013575E" w:rsidP="00766915">
            <w:pPr>
              <w:spacing w:after="0" w:line="240" w:lineRule="auto"/>
              <w:rPr>
                <w:ins w:id="316" w:author="Paolo Campanella" w:date="2014-07-01T17:40:00Z"/>
                <w:lang w:val="en-US"/>
              </w:rPr>
            </w:pPr>
            <w:ins w:id="317" w:author="Paolo Campanella" w:date="2014-07-01T17:40:00Z">
              <w:r w:rsidRPr="00766915">
                <w:rPr>
                  <w:lang w:val="en-US"/>
                </w:rPr>
                <w:t xml:space="preserve">30) The User choose if the event is also a River Flooding </w:t>
              </w:r>
            </w:ins>
            <w:ins w:id="318" w:author="Paolo Ciavola" w:date="2014-07-03T11:23:00Z">
              <w:r w:rsidR="004A06DD">
                <w:rPr>
                  <w:lang w:val="en-US"/>
                </w:rPr>
                <w:t xml:space="preserve">was occurring </w:t>
              </w:r>
            </w:ins>
            <w:ins w:id="319" w:author="Paolo Campanella" w:date="2014-07-01T17:40:00Z">
              <w:r w:rsidRPr="00766915">
                <w:rPr>
                  <w:lang w:val="en-US"/>
                </w:rPr>
                <w:t>or not;</w:t>
              </w:r>
            </w:ins>
          </w:p>
          <w:p w:rsidR="0013575E" w:rsidRPr="00766915" w:rsidRDefault="0013575E" w:rsidP="00766915">
            <w:pPr>
              <w:spacing w:after="0" w:line="240" w:lineRule="auto"/>
              <w:rPr>
                <w:ins w:id="320" w:author="Paolo Campanella" w:date="2014-07-01T17:40:00Z"/>
                <w:lang w:val="en-US"/>
              </w:rPr>
            </w:pPr>
            <w:ins w:id="321" w:author="Paolo Campanella" w:date="2014-07-01T17:40:00Z">
              <w:r w:rsidRPr="00766915">
                <w:rPr>
                  <w:lang w:val="en-US"/>
                </w:rPr>
                <w:t xml:space="preserve">31) If the event </w:t>
              </w:r>
              <w:del w:id="322" w:author="Paolo Ciavola" w:date="2014-07-03T11:23:00Z">
                <w:r w:rsidRPr="00766915" w:rsidDel="004A06DD">
                  <w:rPr>
                    <w:lang w:val="en-US"/>
                  </w:rPr>
                  <w:delText>is</w:delText>
                </w:r>
              </w:del>
            </w:ins>
            <w:proofErr w:type="gramStart"/>
            <w:ins w:id="323" w:author="Paolo Ciavola" w:date="2014-07-03T11:23:00Z">
              <w:r w:rsidR="004A06DD">
                <w:rPr>
                  <w:lang w:val="en-US"/>
                </w:rPr>
                <w:t xml:space="preserve">included </w:t>
              </w:r>
            </w:ins>
            <w:ins w:id="324" w:author="Paolo Campanella" w:date="2014-07-01T17:40:00Z">
              <w:r w:rsidRPr="00766915">
                <w:rPr>
                  <w:lang w:val="en-US"/>
                </w:rPr>
                <w:t xml:space="preserve"> a</w:t>
              </w:r>
              <w:proofErr w:type="gramEnd"/>
              <w:r w:rsidRPr="00766915">
                <w:rPr>
                  <w:lang w:val="en-US"/>
                </w:rPr>
                <w:t xml:space="preserve"> River flooding</w:t>
              </w:r>
            </w:ins>
            <w:ins w:id="325" w:author="Paolo Ciavola" w:date="2014-07-03T11:23:00Z">
              <w:r w:rsidR="004A06DD">
                <w:rPr>
                  <w:lang w:val="en-US"/>
                </w:rPr>
                <w:t xml:space="preserve"> the user inters:</w:t>
              </w:r>
            </w:ins>
          </w:p>
          <w:p w:rsidR="0013575E" w:rsidRPr="00766915" w:rsidRDefault="0013575E" w:rsidP="00766915">
            <w:pPr>
              <w:spacing w:after="0" w:line="240" w:lineRule="auto"/>
              <w:rPr>
                <w:ins w:id="326" w:author="Paolo Campanella" w:date="2014-07-01T17:40:00Z"/>
                <w:lang w:val="en-US"/>
              </w:rPr>
            </w:pPr>
            <w:ins w:id="327" w:author="Paolo Campanella" w:date="2014-07-01T17:40:00Z">
              <w:r w:rsidRPr="00766915">
                <w:rPr>
                  <w:lang w:val="en-US"/>
                </w:rPr>
                <w:tab/>
                <w:t>a. Peak Water discharge in m^3/s;</w:t>
              </w:r>
            </w:ins>
          </w:p>
          <w:p w:rsidR="0013575E" w:rsidRPr="00766915" w:rsidRDefault="0013575E" w:rsidP="00766915">
            <w:pPr>
              <w:spacing w:after="0" w:line="240" w:lineRule="auto"/>
              <w:rPr>
                <w:ins w:id="328" w:author="Paolo Campanella" w:date="2014-07-01T17:40:00Z"/>
                <w:lang w:val="en-US"/>
              </w:rPr>
            </w:pPr>
            <w:ins w:id="329" w:author="Paolo Campanella" w:date="2014-07-01T17:40:00Z">
              <w:r w:rsidRPr="00766915">
                <w:rPr>
                  <w:lang w:val="en-US"/>
                </w:rPr>
                <w:tab/>
                <w:t xml:space="preserve">b. </w:t>
              </w:r>
            </w:ins>
            <w:ins w:id="330" w:author="Paolo Campanella" w:date="2014-07-01T17:45:00Z">
              <w:r w:rsidRPr="00766915">
                <w:rPr>
                  <w:lang w:val="en-US"/>
                </w:rPr>
                <w:t>The user can upload an xml INSPIRE metadata file and a Time-Series File</w:t>
              </w:r>
            </w:ins>
            <w:ins w:id="331" w:author="Paolo Ciavola" w:date="2014-07-03T11:23:00Z">
              <w:r w:rsidR="0009008C">
                <w:rPr>
                  <w:lang w:val="en-US"/>
                </w:rPr>
                <w:t xml:space="preserve"> of discharge</w:t>
              </w:r>
            </w:ins>
            <w:ins w:id="332" w:author="Paolo Ciavola" w:date="2014-07-03T11:26:00Z">
              <w:r w:rsidR="0009008C">
                <w:rPr>
                  <w:lang w:val="en-US"/>
                </w:rPr>
                <w:t>;</w:t>
              </w:r>
            </w:ins>
          </w:p>
          <w:p w:rsidR="0013575E" w:rsidRPr="00766915" w:rsidRDefault="0013575E" w:rsidP="00766915">
            <w:pPr>
              <w:spacing w:after="0" w:line="240" w:lineRule="auto"/>
              <w:rPr>
                <w:ins w:id="333" w:author="Paolo Campanella" w:date="2014-07-01T17:40:00Z"/>
                <w:lang w:val="en-US"/>
              </w:rPr>
            </w:pPr>
            <w:ins w:id="334" w:author="Paolo Campanella" w:date="2014-07-01T17:40:00Z">
              <w:r w:rsidRPr="00766915">
                <w:rPr>
                  <w:lang w:val="en-US"/>
                </w:rPr>
                <w:tab/>
                <w:t>c. Flood height in m;</w:t>
              </w:r>
            </w:ins>
          </w:p>
          <w:p w:rsidR="0013575E" w:rsidRPr="00766915" w:rsidRDefault="0013575E" w:rsidP="00766915">
            <w:pPr>
              <w:spacing w:after="0" w:line="240" w:lineRule="auto"/>
              <w:rPr>
                <w:ins w:id="335" w:author="Paolo Campanella" w:date="2014-07-01T17:40:00Z"/>
                <w:lang w:val="en-US"/>
              </w:rPr>
            </w:pPr>
            <w:ins w:id="336" w:author="Paolo Campanella" w:date="2014-07-01T17:40:00Z">
              <w:r w:rsidRPr="00766915">
                <w:rPr>
                  <w:lang w:val="en-US"/>
                </w:rPr>
                <w:tab/>
                <w:t xml:space="preserve">d. </w:t>
              </w:r>
            </w:ins>
            <w:ins w:id="337" w:author="Paolo Campanella" w:date="2014-07-01T17:45:00Z">
              <w:r w:rsidRPr="00766915">
                <w:rPr>
                  <w:lang w:val="en-US"/>
                </w:rPr>
                <w:t>The user can upload an xml INSPIRE metadata file and a Time-Series File</w:t>
              </w:r>
            </w:ins>
            <w:ins w:id="338" w:author="Paolo Ciavola" w:date="2014-07-03T11:23:00Z">
              <w:r w:rsidR="0009008C">
                <w:rPr>
                  <w:lang w:val="en-US"/>
                </w:rPr>
                <w:t xml:space="preserve"> of water level</w:t>
              </w:r>
            </w:ins>
            <w:ins w:id="339" w:author="Paolo Ciavola" w:date="2014-07-03T11:26:00Z">
              <w:r w:rsidR="0009008C">
                <w:rPr>
                  <w:lang w:val="en-US"/>
                </w:rPr>
                <w:t>;</w:t>
              </w:r>
            </w:ins>
          </w:p>
          <w:p w:rsidR="0013575E" w:rsidRPr="00766915" w:rsidRDefault="0013575E" w:rsidP="00766915">
            <w:pPr>
              <w:spacing w:after="0" w:line="240" w:lineRule="auto"/>
              <w:rPr>
                <w:ins w:id="340" w:author="Paolo Campanella" w:date="2014-07-01T17:40:00Z"/>
                <w:lang w:val="en-US"/>
              </w:rPr>
            </w:pPr>
            <w:ins w:id="341" w:author="Paolo Campanella" w:date="2014-07-01T17:40:00Z">
              <w:r w:rsidRPr="00766915">
                <w:rPr>
                  <w:lang w:val="en-US"/>
                </w:rPr>
                <w:t xml:space="preserve">32) The user inserts the number of Reported </w:t>
              </w:r>
            </w:ins>
            <w:ins w:id="342" w:author="Paolo Campanella" w:date="2014-07-01T17:46:00Z">
              <w:r w:rsidRPr="00766915">
                <w:rPr>
                  <w:lang w:val="en-US"/>
                </w:rPr>
                <w:t>casualties</w:t>
              </w:r>
            </w:ins>
            <w:ins w:id="343" w:author="Paolo Campanella" w:date="2014-07-01T17:40:00Z">
              <w:r w:rsidRPr="00766915">
                <w:rPr>
                  <w:lang w:val="en-US"/>
                </w:rPr>
                <w:t>;</w:t>
              </w:r>
            </w:ins>
          </w:p>
          <w:p w:rsidR="0013575E" w:rsidRDefault="0013575E" w:rsidP="00766915">
            <w:pPr>
              <w:spacing w:after="0" w:line="240" w:lineRule="auto"/>
              <w:rPr>
                <w:ins w:id="344" w:author="Paolo Ciavola" w:date="2014-07-03T11:24:00Z"/>
                <w:lang w:val="en-US"/>
              </w:rPr>
            </w:pPr>
            <w:ins w:id="345" w:author="Paolo Campanella" w:date="2014-07-01T17:40:00Z">
              <w:r w:rsidRPr="00766915">
                <w:rPr>
                  <w:lang w:val="en-US"/>
                </w:rPr>
                <w:t xml:space="preserve">33) The user inserts a free text associated to reported </w:t>
              </w:r>
            </w:ins>
            <w:ins w:id="346" w:author="Paolo Campanella" w:date="2014-07-01T17:46:00Z">
              <w:r w:rsidRPr="00766915">
                <w:rPr>
                  <w:lang w:val="en-US"/>
                </w:rPr>
                <w:t>casualties</w:t>
              </w:r>
            </w:ins>
            <w:ins w:id="347" w:author="Paolo Campanella" w:date="2014-07-01T17:40:00Z">
              <w:r w:rsidRPr="00766915">
                <w:rPr>
                  <w:lang w:val="en-US"/>
                </w:rPr>
                <w:t>;</w:t>
              </w:r>
            </w:ins>
          </w:p>
          <w:p w:rsidR="0009008C" w:rsidRPr="00766915" w:rsidRDefault="0009008C" w:rsidP="00766915">
            <w:pPr>
              <w:spacing w:after="0" w:line="240" w:lineRule="auto"/>
              <w:rPr>
                <w:ins w:id="348" w:author="Paolo Campanella" w:date="2014-07-01T17:40:00Z"/>
                <w:lang w:val="en-US"/>
              </w:rPr>
            </w:pPr>
            <w:ins w:id="349" w:author="Paolo Ciavola" w:date="2014-07-03T11:24:00Z">
              <w:r>
                <w:rPr>
                  <w:lang w:val="en-US"/>
                </w:rPr>
                <w:t xml:space="preserve">34) </w:t>
              </w:r>
            </w:ins>
            <w:ins w:id="350" w:author="Paolo Ciavola" w:date="2014-07-03T11:25:00Z">
              <w:r w:rsidRPr="00766915">
                <w:rPr>
                  <w:lang w:val="en-US"/>
                </w:rPr>
                <w:t xml:space="preserve">The user can upload an xml INSPIRE metadata file and a </w:t>
              </w:r>
              <w:r>
                <w:rPr>
                  <w:lang w:val="en-US"/>
                </w:rPr>
                <w:t>shape file or dbf file with the location of reported casualties;</w:t>
              </w:r>
            </w:ins>
          </w:p>
          <w:p w:rsidR="0013575E" w:rsidRPr="00766915" w:rsidRDefault="0013575E" w:rsidP="00766915">
            <w:pPr>
              <w:spacing w:after="0" w:line="240" w:lineRule="auto"/>
              <w:rPr>
                <w:ins w:id="351" w:author="Paolo Campanella" w:date="2014-07-01T17:40:00Z"/>
                <w:lang w:val="en-US"/>
              </w:rPr>
            </w:pPr>
            <w:ins w:id="352" w:author="Paolo Campanella" w:date="2014-07-01T17:40:00Z">
              <w:r w:rsidRPr="00766915">
                <w:rPr>
                  <w:lang w:val="en-US"/>
                </w:rPr>
                <w:t>34) The user inserts a text with damage to buildings;</w:t>
              </w:r>
            </w:ins>
          </w:p>
          <w:p w:rsidR="0013575E" w:rsidRPr="00766915" w:rsidRDefault="0013575E" w:rsidP="00766915">
            <w:pPr>
              <w:spacing w:after="0" w:line="240" w:lineRule="auto"/>
              <w:rPr>
                <w:ins w:id="353" w:author="Paolo Campanella" w:date="2014-07-01T17:40:00Z"/>
                <w:lang w:val="en-US"/>
              </w:rPr>
            </w:pPr>
            <w:ins w:id="354" w:author="Paolo Campanella" w:date="2014-07-01T17:40:00Z">
              <w:r w:rsidRPr="00766915">
                <w:rPr>
                  <w:lang w:val="en-US"/>
                </w:rPr>
                <w:t xml:space="preserve">35) The user </w:t>
              </w:r>
              <w:proofErr w:type="gramStart"/>
              <w:r w:rsidRPr="00766915">
                <w:rPr>
                  <w:lang w:val="en-US"/>
                </w:rPr>
                <w:t>inserts  a</w:t>
              </w:r>
              <w:proofErr w:type="gramEnd"/>
              <w:r w:rsidRPr="00766915">
                <w:rPr>
                  <w:lang w:val="en-US"/>
                </w:rPr>
                <w:t xml:space="preserve">  Total cost estimation in Euro;</w:t>
              </w:r>
            </w:ins>
          </w:p>
          <w:p w:rsidR="0013575E" w:rsidRPr="00766915" w:rsidRDefault="0013575E" w:rsidP="00766915">
            <w:pPr>
              <w:spacing w:after="0" w:line="240" w:lineRule="auto"/>
              <w:rPr>
                <w:ins w:id="355" w:author="Paolo Campanella" w:date="2014-07-01T17:40:00Z"/>
                <w:lang w:val="en-US"/>
              </w:rPr>
            </w:pPr>
            <w:ins w:id="356" w:author="Paolo Campanella" w:date="2014-07-01T17:40:00Z">
              <w:r w:rsidRPr="00766915">
                <w:rPr>
                  <w:lang w:val="en-US"/>
                </w:rPr>
                <w:t>36) The user can explo</w:t>
              </w:r>
              <w:del w:id="357" w:author="Mitchell" w:date="2014-07-01T18:26:00Z">
                <w:r w:rsidRPr="00766915" w:rsidDel="003F1B69">
                  <w:rPr>
                    <w:lang w:val="en-US"/>
                  </w:rPr>
                  <w:delText>d</w:delText>
                </w:r>
              </w:del>
            </w:ins>
            <w:ins w:id="358" w:author="Mitchell" w:date="2014-07-01T18:26:00Z">
              <w:r>
                <w:rPr>
                  <w:lang w:val="en-US"/>
                </w:rPr>
                <w:t>r</w:t>
              </w:r>
            </w:ins>
            <w:ins w:id="359" w:author="Paolo Campanella" w:date="2014-07-01T17:40:00Z">
              <w:r w:rsidRPr="00766915">
                <w:rPr>
                  <w:lang w:val="en-US"/>
                </w:rPr>
                <w:t>e the cost details:</w:t>
              </w:r>
            </w:ins>
          </w:p>
          <w:p w:rsidR="0013575E" w:rsidRPr="00766915" w:rsidRDefault="0013575E" w:rsidP="00766915">
            <w:pPr>
              <w:spacing w:after="0" w:line="240" w:lineRule="auto"/>
              <w:rPr>
                <w:ins w:id="360" w:author="Paolo Campanella" w:date="2014-07-01T17:40:00Z"/>
                <w:lang w:val="en-US"/>
              </w:rPr>
            </w:pPr>
            <w:ins w:id="361" w:author="Paolo Campanella" w:date="2014-07-01T17:40:00Z">
              <w:r w:rsidRPr="00766915">
                <w:rPr>
                  <w:lang w:val="en-US"/>
                </w:rPr>
                <w:tab/>
                <w:t>a. Direct Cost</w:t>
              </w:r>
            </w:ins>
          </w:p>
          <w:p w:rsidR="0013575E" w:rsidRPr="00766915" w:rsidRDefault="0013575E" w:rsidP="00766915">
            <w:pPr>
              <w:spacing w:after="0" w:line="240" w:lineRule="auto"/>
              <w:rPr>
                <w:ins w:id="362" w:author="Paolo Campanella" w:date="2014-07-01T17:40:00Z"/>
                <w:lang w:val="en-US"/>
              </w:rPr>
            </w:pPr>
            <w:ins w:id="363" w:author="Paolo Campanella" w:date="2014-07-01T17:40:00Z">
              <w:r w:rsidRPr="00766915">
                <w:rPr>
                  <w:lang w:val="en-US"/>
                </w:rPr>
                <w:tab/>
                <w:t>b. Business Interruption Cost</w:t>
              </w:r>
            </w:ins>
          </w:p>
          <w:p w:rsidR="0013575E" w:rsidRPr="00766915" w:rsidRDefault="0013575E" w:rsidP="00766915">
            <w:pPr>
              <w:spacing w:after="0" w:line="240" w:lineRule="auto"/>
              <w:rPr>
                <w:ins w:id="364" w:author="Paolo Campanella" w:date="2014-07-01T17:40:00Z"/>
                <w:lang w:val="en-US"/>
              </w:rPr>
            </w:pPr>
            <w:ins w:id="365" w:author="Paolo Campanella" w:date="2014-07-01T17:40:00Z">
              <w:r w:rsidRPr="00766915">
                <w:rPr>
                  <w:lang w:val="en-US"/>
                </w:rPr>
                <w:tab/>
                <w:t>c. Indirect Cost</w:t>
              </w:r>
            </w:ins>
          </w:p>
          <w:p w:rsidR="0013575E" w:rsidRPr="00766915" w:rsidRDefault="0013575E" w:rsidP="00766915">
            <w:pPr>
              <w:spacing w:after="0" w:line="240" w:lineRule="auto"/>
              <w:rPr>
                <w:ins w:id="366" w:author="Paolo Campanella" w:date="2014-07-01T17:40:00Z"/>
                <w:lang w:val="en-US"/>
              </w:rPr>
            </w:pPr>
            <w:ins w:id="367" w:author="Paolo Campanella" w:date="2014-07-01T17:40:00Z">
              <w:r w:rsidRPr="00766915">
                <w:rPr>
                  <w:lang w:val="en-US"/>
                </w:rPr>
                <w:tab/>
                <w:t>d. Intangible Cost</w:t>
              </w:r>
            </w:ins>
          </w:p>
          <w:p w:rsidR="0013575E" w:rsidRDefault="0013575E" w:rsidP="00766915">
            <w:pPr>
              <w:spacing w:after="0" w:line="240" w:lineRule="auto"/>
              <w:rPr>
                <w:ins w:id="368" w:author="Paolo Ciavola" w:date="2014-07-03T11:38:00Z"/>
                <w:lang w:val="en-US"/>
              </w:rPr>
            </w:pPr>
            <w:ins w:id="369" w:author="Paolo Campanella" w:date="2014-07-01T17:40:00Z">
              <w:r w:rsidRPr="00766915">
                <w:rPr>
                  <w:lang w:val="en-US"/>
                </w:rPr>
                <w:tab/>
                <w:t>e. Risk mitigation Cost</w:t>
              </w:r>
            </w:ins>
          </w:p>
          <w:p w:rsidR="00451387" w:rsidRPr="00766915" w:rsidRDefault="00451387" w:rsidP="00766915">
            <w:pPr>
              <w:spacing w:after="0" w:line="240" w:lineRule="auto"/>
              <w:rPr>
                <w:ins w:id="370" w:author="Paolo Campanella" w:date="2014-07-01T17:40:00Z"/>
                <w:lang w:val="en-US"/>
              </w:rPr>
            </w:pPr>
            <w:ins w:id="371" w:author="Paolo Ciavola" w:date="2014-07-03T11:38:00Z">
              <w:r>
                <w:rPr>
                  <w:lang w:val="en-US"/>
                </w:rPr>
                <w:t xml:space="preserve">37) </w:t>
              </w:r>
            </w:ins>
            <w:ins w:id="372" w:author="Paolo Ciavola" w:date="2014-07-03T11:39:00Z">
              <w:r w:rsidRPr="00766915">
                <w:rPr>
                  <w:lang w:val="en-US"/>
                </w:rPr>
                <w:t xml:space="preserve">The user can upload an xml INSPIRE metadata file and a </w:t>
              </w:r>
              <w:r>
                <w:rPr>
                  <w:lang w:val="en-US"/>
                </w:rPr>
                <w:t>shape file or dbf file with the location of reported damages;</w:t>
              </w:r>
            </w:ins>
          </w:p>
          <w:p w:rsidR="0013575E" w:rsidRPr="00766915" w:rsidRDefault="0013575E" w:rsidP="00766915">
            <w:pPr>
              <w:spacing w:after="0" w:line="240" w:lineRule="auto"/>
              <w:rPr>
                <w:ins w:id="373" w:author="Paolo Campanella" w:date="2014-07-01T17:47:00Z"/>
                <w:lang w:val="en-US"/>
              </w:rPr>
            </w:pPr>
            <w:ins w:id="374" w:author="Paolo Campanella" w:date="2014-07-01T17:40:00Z">
              <w:del w:id="375" w:author="Paolo Ciavola" w:date="2014-07-03T11:39:00Z">
                <w:r w:rsidRPr="00766915" w:rsidDel="00451387">
                  <w:rPr>
                    <w:lang w:val="en-US"/>
                  </w:rPr>
                  <w:delText>37</w:delText>
                </w:r>
              </w:del>
            </w:ins>
            <w:ins w:id="376" w:author="Paolo Ciavola" w:date="2014-07-03T11:39:00Z">
              <w:r w:rsidR="00451387">
                <w:rPr>
                  <w:lang w:val="en-US"/>
                </w:rPr>
                <w:t>38</w:t>
              </w:r>
            </w:ins>
            <w:ins w:id="377" w:author="Paolo Campanella" w:date="2014-07-01T17:40:00Z">
              <w:r w:rsidRPr="00766915">
                <w:rPr>
                  <w:lang w:val="en-US"/>
                </w:rPr>
                <w:t xml:space="preserve">) The user inserts a text field describing the </w:t>
              </w:r>
            </w:ins>
            <w:ins w:id="378" w:author="Paolo Campanella" w:date="2014-07-01T17:47:00Z">
              <w:r w:rsidRPr="00766915">
                <w:rPr>
                  <w:lang w:val="en-US"/>
                </w:rPr>
                <w:t>measure taken</w:t>
              </w:r>
            </w:ins>
            <w:ins w:id="379" w:author="Paolo Campanella" w:date="2014-07-01T17:40:00Z">
              <w:r w:rsidRPr="00766915">
                <w:rPr>
                  <w:lang w:val="en-US"/>
                </w:rPr>
                <w:t xml:space="preserve"> to respond to the event;</w:t>
              </w:r>
            </w:ins>
          </w:p>
          <w:p w:rsidR="0013575E" w:rsidRPr="00766915" w:rsidRDefault="0013575E" w:rsidP="00766915">
            <w:pPr>
              <w:spacing w:after="0" w:line="240" w:lineRule="auto"/>
              <w:rPr>
                <w:ins w:id="380" w:author="Paolo Campanella" w:date="2014-07-01T17:39:00Z"/>
                <w:lang w:val="en-US"/>
              </w:rPr>
            </w:pPr>
          </w:p>
        </w:tc>
      </w:tr>
      <w:tr w:rsidR="0013575E" w:rsidRPr="0013575E" w:rsidTr="00E31D3C">
        <w:trPr>
          <w:ins w:id="381" w:author="Paolo Campanella" w:date="2014-07-01T17:39:00Z"/>
        </w:trPr>
        <w:tc>
          <w:tcPr>
            <w:tcW w:w="1668" w:type="dxa"/>
          </w:tcPr>
          <w:p w:rsidR="0013575E" w:rsidRPr="00766915" w:rsidRDefault="0013575E" w:rsidP="00766915">
            <w:pPr>
              <w:spacing w:after="0" w:line="240" w:lineRule="auto"/>
              <w:rPr>
                <w:ins w:id="382" w:author="Paolo Campanella" w:date="2014-07-01T17:39:00Z"/>
                <w:lang w:val="en-US"/>
              </w:rPr>
            </w:pPr>
            <w:ins w:id="383" w:author="Paolo Campanella" w:date="2014-07-01T17:39:00Z">
              <w:r w:rsidRPr="00766915">
                <w:rPr>
                  <w:lang w:val="en-US"/>
                </w:rPr>
                <w:lastRenderedPageBreak/>
                <w:t>Out conditions</w:t>
              </w:r>
            </w:ins>
          </w:p>
        </w:tc>
        <w:tc>
          <w:tcPr>
            <w:tcW w:w="8110" w:type="dxa"/>
          </w:tcPr>
          <w:p w:rsidR="0013575E" w:rsidRPr="00766915" w:rsidRDefault="0013575E" w:rsidP="00766915">
            <w:pPr>
              <w:spacing w:after="0" w:line="240" w:lineRule="auto"/>
              <w:rPr>
                <w:ins w:id="384" w:author="Paolo Campanella" w:date="2014-07-01T17:39:00Z"/>
                <w:lang w:val="en-US"/>
              </w:rPr>
            </w:pPr>
            <w:ins w:id="385" w:author="Paolo Campanella" w:date="2014-07-01T17:47:00Z">
              <w:r w:rsidRPr="00766915">
                <w:rPr>
                  <w:lang w:val="en-US"/>
                </w:rPr>
                <w:t>The event is added to the database</w:t>
              </w:r>
            </w:ins>
            <w:ins w:id="386" w:author="Paolo Campanella" w:date="2014-07-01T17:49:00Z">
              <w:r w:rsidRPr="00766915">
                <w:rPr>
                  <w:lang w:val="en-US"/>
                </w:rPr>
                <w:t xml:space="preserve"> hosted on Open </w:t>
              </w:r>
              <w:del w:id="387" w:author="Mitchell" w:date="2014-07-01T18:26:00Z">
                <w:r w:rsidRPr="00766915" w:rsidDel="003F1B69">
                  <w:rPr>
                    <w:lang w:val="en-US"/>
                  </w:rPr>
                  <w:delText>He</w:delText>
                </w:r>
              </w:del>
            </w:ins>
            <w:ins w:id="388" w:author="Mitchell" w:date="2014-07-01T18:26:00Z">
              <w:r>
                <w:rPr>
                  <w:lang w:val="en-US"/>
                </w:rPr>
                <w:t>E</w:t>
              </w:r>
            </w:ins>
            <w:ins w:id="389" w:author="Paolo Campanella" w:date="2014-07-01T17:49:00Z">
              <w:r w:rsidRPr="00766915">
                <w:rPr>
                  <w:lang w:val="en-US"/>
                </w:rPr>
                <w:t>arth</w:t>
              </w:r>
            </w:ins>
          </w:p>
        </w:tc>
      </w:tr>
      <w:tr w:rsidR="0013575E" w:rsidRPr="0013575E" w:rsidTr="00E31D3C">
        <w:trPr>
          <w:ins w:id="390" w:author="Paolo Campanella" w:date="2014-07-01T17:39:00Z"/>
        </w:trPr>
        <w:tc>
          <w:tcPr>
            <w:tcW w:w="1668" w:type="dxa"/>
          </w:tcPr>
          <w:p w:rsidR="0013575E" w:rsidRPr="00766915" w:rsidRDefault="0013575E" w:rsidP="00766915">
            <w:pPr>
              <w:spacing w:after="0" w:line="240" w:lineRule="auto"/>
              <w:rPr>
                <w:ins w:id="391" w:author="Paolo Campanella" w:date="2014-07-01T17:39:00Z"/>
                <w:lang w:val="en-US"/>
              </w:rPr>
            </w:pPr>
            <w:ins w:id="392" w:author="Paolo Campanella" w:date="2014-07-01T17:39:00Z">
              <w:r w:rsidRPr="00766915">
                <w:rPr>
                  <w:lang w:val="en-US"/>
                </w:rPr>
                <w:lastRenderedPageBreak/>
                <w:t>Open Issues</w:t>
              </w:r>
            </w:ins>
          </w:p>
        </w:tc>
        <w:tc>
          <w:tcPr>
            <w:tcW w:w="8110" w:type="dxa"/>
          </w:tcPr>
          <w:p w:rsidR="0013575E" w:rsidRPr="00766915" w:rsidRDefault="0013575E" w:rsidP="00766915">
            <w:pPr>
              <w:spacing w:after="0" w:line="240" w:lineRule="auto"/>
              <w:rPr>
                <w:ins w:id="393" w:author="Paolo Campanella" w:date="2014-07-01T17:42:00Z"/>
                <w:lang w:val="en-US"/>
              </w:rPr>
            </w:pPr>
            <w:ins w:id="394" w:author="Paolo Campanella" w:date="2014-07-01T17:42:00Z">
              <w:r w:rsidRPr="00766915">
                <w:rPr>
                  <w:lang w:val="en-US"/>
                </w:rPr>
                <w:t>Q: Where can country and regions be fetched?</w:t>
              </w:r>
            </w:ins>
          </w:p>
          <w:p w:rsidR="0013575E" w:rsidRPr="00766915" w:rsidRDefault="0013575E" w:rsidP="00766915">
            <w:pPr>
              <w:spacing w:after="0" w:line="240" w:lineRule="auto"/>
              <w:rPr>
                <w:ins w:id="395" w:author="Paolo Campanella" w:date="2014-07-01T17:49:00Z"/>
                <w:lang w:val="en-US"/>
              </w:rPr>
            </w:pPr>
            <w:ins w:id="396" w:author="Paolo Campanella" w:date="2014-07-01T17:42:00Z">
              <w:r w:rsidRPr="00766915">
                <w:rPr>
                  <w:lang w:val="en-US"/>
                </w:rPr>
                <w:t xml:space="preserve">A: From </w:t>
              </w:r>
              <w:proofErr w:type="spellStart"/>
              <w:r w:rsidRPr="00766915">
                <w:rPr>
                  <w:lang w:val="en-US"/>
                </w:rPr>
                <w:t>EuroStat</w:t>
              </w:r>
              <w:proofErr w:type="spellEnd"/>
              <w:r w:rsidRPr="00766915">
                <w:rPr>
                  <w:lang w:val="en-US"/>
                </w:rPr>
                <w:t>.</w:t>
              </w:r>
            </w:ins>
          </w:p>
          <w:p w:rsidR="0013575E" w:rsidRPr="00766915" w:rsidRDefault="0013575E" w:rsidP="00766915">
            <w:pPr>
              <w:spacing w:after="0" w:line="240" w:lineRule="auto"/>
              <w:rPr>
                <w:ins w:id="397" w:author="Paolo Campanella" w:date="2014-07-01T17:49:00Z"/>
                <w:lang w:val="en-US"/>
              </w:rPr>
            </w:pPr>
          </w:p>
          <w:p w:rsidR="0013575E" w:rsidRPr="00766915" w:rsidRDefault="0013575E" w:rsidP="00766915">
            <w:pPr>
              <w:spacing w:after="0" w:line="240" w:lineRule="auto"/>
              <w:rPr>
                <w:ins w:id="398" w:author="Paolo Campanella" w:date="2014-07-01T17:49:00Z"/>
                <w:lang w:val="en-US"/>
              </w:rPr>
            </w:pPr>
            <w:ins w:id="399" w:author="Paolo Campanella" w:date="2014-07-01T17:49:00Z">
              <w:r w:rsidRPr="00766915">
                <w:rPr>
                  <w:lang w:val="en-US"/>
                </w:rPr>
                <w:t>Q: which format is required for metadata?</w:t>
              </w:r>
            </w:ins>
          </w:p>
          <w:p w:rsidR="0013575E" w:rsidRDefault="0013575E" w:rsidP="00766915">
            <w:pPr>
              <w:spacing w:after="0" w:line="240" w:lineRule="auto"/>
              <w:rPr>
                <w:ins w:id="400" w:author="Mitchell" w:date="2014-07-01T18:26:00Z"/>
                <w:lang w:val="en-US"/>
              </w:rPr>
            </w:pPr>
            <w:ins w:id="401" w:author="Paolo Campanella" w:date="2014-07-01T17:50:00Z">
              <w:r w:rsidRPr="00766915">
                <w:rPr>
                  <w:lang w:val="en-US"/>
                </w:rPr>
                <w:t>A: Inspire XML format. The system can suggest a link to the inspire editor on line.</w:t>
              </w:r>
            </w:ins>
          </w:p>
          <w:p w:rsidR="0013575E" w:rsidRDefault="0013575E" w:rsidP="00766915">
            <w:pPr>
              <w:numPr>
                <w:ins w:id="402" w:author="Mitchell" w:date="2014-07-01T18:26:00Z"/>
              </w:numPr>
              <w:spacing w:after="0" w:line="240" w:lineRule="auto"/>
              <w:rPr>
                <w:ins w:id="403" w:author="Mitchell" w:date="2014-07-01T18:26:00Z"/>
                <w:lang w:val="en-US"/>
              </w:rPr>
            </w:pPr>
          </w:p>
          <w:p w:rsidR="0013575E" w:rsidRDefault="0013575E" w:rsidP="00766915">
            <w:pPr>
              <w:numPr>
                <w:ins w:id="404" w:author="Mitchell" w:date="2014-07-01T18:26:00Z"/>
              </w:numPr>
              <w:spacing w:after="0" w:line="240" w:lineRule="auto"/>
              <w:rPr>
                <w:ins w:id="405" w:author="Mitchell" w:date="2014-07-01T18:26:00Z"/>
                <w:lang w:val="en-US"/>
              </w:rPr>
            </w:pPr>
            <w:ins w:id="406" w:author="Mitchell" w:date="2014-07-01T18:26:00Z">
              <w:r>
                <w:rPr>
                  <w:lang w:val="en-US"/>
                </w:rPr>
                <w:t xml:space="preserve">Q. </w:t>
              </w:r>
              <w:proofErr w:type="gramStart"/>
              <w:r>
                <w:rPr>
                  <w:lang w:val="en-US"/>
                </w:rPr>
                <w:t>which</w:t>
              </w:r>
              <w:proofErr w:type="gramEnd"/>
              <w:r>
                <w:rPr>
                  <w:lang w:val="en-US"/>
                </w:rPr>
                <w:t xml:space="preserve"> format is required for time-series data?</w:t>
              </w:r>
            </w:ins>
          </w:p>
          <w:p w:rsidR="0013575E" w:rsidRPr="00766915" w:rsidRDefault="0013575E" w:rsidP="00766915">
            <w:pPr>
              <w:numPr>
                <w:ins w:id="407" w:author="Mitchell" w:date="2014-07-01T18:27:00Z"/>
              </w:numPr>
              <w:spacing w:after="0" w:line="240" w:lineRule="auto"/>
              <w:rPr>
                <w:ins w:id="408" w:author="Paolo Campanella" w:date="2014-07-01T17:39:00Z"/>
                <w:lang w:val="en-US"/>
              </w:rPr>
            </w:pPr>
            <w:ins w:id="409" w:author="Mitchell" w:date="2014-07-01T18:27:00Z">
              <w:r>
                <w:rPr>
                  <w:lang w:val="en-US"/>
                </w:rPr>
                <w:t xml:space="preserve">A: </w:t>
              </w:r>
            </w:ins>
            <w:ins w:id="410" w:author="Mitchell" w:date="2014-07-01T18:28:00Z">
              <w:r>
                <w:rPr>
                  <w:lang w:val="en-US"/>
                </w:rPr>
                <w:t xml:space="preserve">any raw format, </w:t>
              </w:r>
            </w:ins>
            <w:ins w:id="411" w:author="Mitchell" w:date="2014-07-01T18:27:00Z">
              <w:r>
                <w:rPr>
                  <w:lang w:val="en-US"/>
                </w:rPr>
                <w:t>keeping with Open Earth</w:t>
              </w:r>
            </w:ins>
            <w:ins w:id="412" w:author="Mitchell" w:date="2014-07-01T18:28:00Z">
              <w:r>
                <w:rPr>
                  <w:lang w:val="en-US"/>
                </w:rPr>
                <w:t xml:space="preserve"> protocol. However, viewing tools in the database will only support </w:t>
              </w:r>
              <w:proofErr w:type="spellStart"/>
              <w:r>
                <w:rPr>
                  <w:lang w:val="en-US"/>
                </w:rPr>
                <w:t>NetCDF</w:t>
              </w:r>
              <w:proofErr w:type="spellEnd"/>
              <w:r>
                <w:rPr>
                  <w:lang w:val="en-US"/>
                </w:rPr>
                <w:t xml:space="preserve"> files, hence </w:t>
              </w:r>
            </w:ins>
            <w:ins w:id="413" w:author="Mitchell" w:date="2014-07-01T18:29:00Z">
              <w:r>
                <w:rPr>
                  <w:lang w:val="en-US"/>
                </w:rPr>
                <w:t xml:space="preserve">it is encouraged for users to also provide a script to transfer raw data to </w:t>
              </w:r>
              <w:proofErr w:type="spellStart"/>
              <w:r>
                <w:rPr>
                  <w:lang w:val="en-US"/>
                </w:rPr>
                <w:t>NetCDF</w:t>
              </w:r>
            </w:ins>
            <w:proofErr w:type="spellEnd"/>
          </w:p>
        </w:tc>
      </w:tr>
    </w:tbl>
    <w:p w:rsidR="0013575E" w:rsidRDefault="0013575E" w:rsidP="005442D9">
      <w:pPr>
        <w:rPr>
          <w:ins w:id="414" w:author="Paolo Campanella" w:date="2014-07-01T17:39:00Z"/>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68"/>
        <w:gridCol w:w="8110"/>
      </w:tblGrid>
      <w:tr w:rsidR="0013575E" w:rsidRPr="0013575E" w:rsidTr="00766915">
        <w:trPr>
          <w:ins w:id="415" w:author="Paolo Campanella" w:date="2014-07-01T17:39:00Z"/>
        </w:trPr>
        <w:tc>
          <w:tcPr>
            <w:tcW w:w="1668" w:type="dxa"/>
          </w:tcPr>
          <w:p w:rsidR="0013575E" w:rsidRPr="00766915" w:rsidRDefault="0013575E" w:rsidP="00766915">
            <w:pPr>
              <w:spacing w:after="0" w:line="240" w:lineRule="auto"/>
              <w:rPr>
                <w:ins w:id="416" w:author="Paolo Campanella" w:date="2014-07-01T17:39:00Z"/>
                <w:lang w:val="en-US"/>
              </w:rPr>
            </w:pPr>
            <w:ins w:id="417" w:author="Paolo Campanella" w:date="2014-07-01T17:39:00Z">
              <w:r w:rsidRPr="00766915">
                <w:rPr>
                  <w:lang w:val="en-US"/>
                </w:rPr>
                <w:t>UC</w:t>
              </w:r>
            </w:ins>
          </w:p>
        </w:tc>
        <w:tc>
          <w:tcPr>
            <w:tcW w:w="8110" w:type="dxa"/>
          </w:tcPr>
          <w:p w:rsidR="0013575E" w:rsidRPr="00766915" w:rsidRDefault="0013575E" w:rsidP="00766915">
            <w:pPr>
              <w:spacing w:after="0" w:line="240" w:lineRule="auto"/>
              <w:rPr>
                <w:ins w:id="418" w:author="Paolo Campanella" w:date="2014-07-01T17:39:00Z"/>
                <w:lang w:val="en-US"/>
              </w:rPr>
            </w:pPr>
            <w:ins w:id="419" w:author="Paolo Campanella" w:date="2014-07-01T17:48:00Z">
              <w:r w:rsidRPr="00766915">
                <w:rPr>
                  <w:lang w:val="en-US"/>
                </w:rPr>
                <w:t>UC_RKT_020 – Add media file to the event</w:t>
              </w:r>
            </w:ins>
          </w:p>
        </w:tc>
      </w:tr>
      <w:tr w:rsidR="0013575E" w:rsidRPr="00766915" w:rsidTr="00766915">
        <w:trPr>
          <w:ins w:id="420" w:author="Paolo Campanella" w:date="2014-07-01T17:39:00Z"/>
        </w:trPr>
        <w:tc>
          <w:tcPr>
            <w:tcW w:w="1668" w:type="dxa"/>
          </w:tcPr>
          <w:p w:rsidR="0013575E" w:rsidRPr="00766915" w:rsidRDefault="0013575E" w:rsidP="00766915">
            <w:pPr>
              <w:spacing w:after="0" w:line="240" w:lineRule="auto"/>
              <w:rPr>
                <w:ins w:id="421" w:author="Paolo Campanella" w:date="2014-07-01T17:39:00Z"/>
                <w:lang w:val="en-US"/>
              </w:rPr>
            </w:pPr>
            <w:ins w:id="422" w:author="Paolo Campanella" w:date="2014-07-01T17:39:00Z">
              <w:r w:rsidRPr="00766915">
                <w:rPr>
                  <w:lang w:val="en-US"/>
                </w:rPr>
                <w:t>Actors</w:t>
              </w:r>
            </w:ins>
          </w:p>
        </w:tc>
        <w:tc>
          <w:tcPr>
            <w:tcW w:w="8110" w:type="dxa"/>
          </w:tcPr>
          <w:p w:rsidR="0013575E" w:rsidRPr="00766915" w:rsidRDefault="0013575E" w:rsidP="00766915">
            <w:pPr>
              <w:spacing w:after="0" w:line="240" w:lineRule="auto"/>
              <w:rPr>
                <w:ins w:id="423" w:author="Paolo Campanella" w:date="2014-07-01T17:39:00Z"/>
                <w:lang w:val="en-US"/>
              </w:rPr>
            </w:pPr>
            <w:ins w:id="424" w:author="Paolo Campanella" w:date="2014-07-01T17:48:00Z">
              <w:r w:rsidRPr="00766915">
                <w:rPr>
                  <w:lang w:val="en-US"/>
                </w:rPr>
                <w:t>Partner User</w:t>
              </w:r>
            </w:ins>
          </w:p>
        </w:tc>
      </w:tr>
      <w:tr w:rsidR="0013575E" w:rsidRPr="0013575E" w:rsidTr="00766915">
        <w:trPr>
          <w:ins w:id="425" w:author="Paolo Campanella" w:date="2014-07-01T17:39:00Z"/>
        </w:trPr>
        <w:tc>
          <w:tcPr>
            <w:tcW w:w="1668" w:type="dxa"/>
          </w:tcPr>
          <w:p w:rsidR="0013575E" w:rsidRPr="00766915" w:rsidRDefault="0013575E" w:rsidP="00766915">
            <w:pPr>
              <w:spacing w:after="0" w:line="240" w:lineRule="auto"/>
              <w:rPr>
                <w:ins w:id="426" w:author="Paolo Campanella" w:date="2014-07-01T17:39:00Z"/>
                <w:lang w:val="en-US"/>
              </w:rPr>
            </w:pPr>
            <w:ins w:id="427" w:author="Paolo Campanella" w:date="2014-07-01T17:39:00Z">
              <w:r w:rsidRPr="00766915">
                <w:rPr>
                  <w:lang w:val="en-US"/>
                </w:rPr>
                <w:t>Preconditions</w:t>
              </w:r>
            </w:ins>
          </w:p>
        </w:tc>
        <w:tc>
          <w:tcPr>
            <w:tcW w:w="8110" w:type="dxa"/>
          </w:tcPr>
          <w:p w:rsidR="0013575E" w:rsidRPr="00766915" w:rsidRDefault="0013575E" w:rsidP="00766915">
            <w:pPr>
              <w:spacing w:after="0" w:line="240" w:lineRule="auto"/>
              <w:rPr>
                <w:ins w:id="428" w:author="Paolo Campanella" w:date="2014-07-01T17:39:00Z"/>
                <w:lang w:val="en-US"/>
              </w:rPr>
            </w:pPr>
            <w:ins w:id="429" w:author="Paolo Campanella" w:date="2014-07-01T17:48:00Z">
              <w:r w:rsidRPr="00766915">
                <w:rPr>
                  <w:lang w:val="en-US"/>
                </w:rPr>
                <w:t>The user is logged and an event exists</w:t>
              </w:r>
            </w:ins>
          </w:p>
        </w:tc>
      </w:tr>
      <w:tr w:rsidR="0013575E" w:rsidRPr="0013575E" w:rsidTr="00766915">
        <w:trPr>
          <w:ins w:id="430" w:author="Paolo Campanella" w:date="2014-07-01T17:39:00Z"/>
        </w:trPr>
        <w:tc>
          <w:tcPr>
            <w:tcW w:w="1668" w:type="dxa"/>
          </w:tcPr>
          <w:p w:rsidR="0013575E" w:rsidRPr="00766915" w:rsidRDefault="0013575E" w:rsidP="00766915">
            <w:pPr>
              <w:spacing w:after="0" w:line="240" w:lineRule="auto"/>
              <w:rPr>
                <w:ins w:id="431" w:author="Paolo Campanella" w:date="2014-07-01T17:39:00Z"/>
                <w:lang w:val="en-US"/>
              </w:rPr>
            </w:pPr>
            <w:ins w:id="432" w:author="Paolo Campanella" w:date="2014-07-01T17:39:00Z">
              <w:r w:rsidRPr="00766915">
                <w:rPr>
                  <w:lang w:val="en-US"/>
                </w:rPr>
                <w:t>Sequence</w:t>
              </w:r>
            </w:ins>
          </w:p>
        </w:tc>
        <w:tc>
          <w:tcPr>
            <w:tcW w:w="8110" w:type="dxa"/>
          </w:tcPr>
          <w:p w:rsidR="0013575E" w:rsidRPr="00766915" w:rsidRDefault="0013575E" w:rsidP="00766915">
            <w:pPr>
              <w:spacing w:after="0" w:line="240" w:lineRule="auto"/>
              <w:rPr>
                <w:ins w:id="433" w:author="Paolo Campanella" w:date="2014-07-01T17:48:00Z"/>
                <w:lang w:val="en-US"/>
              </w:rPr>
            </w:pPr>
            <w:ins w:id="434" w:author="Paolo Campanella" w:date="2014-07-01T17:48:00Z">
              <w:r w:rsidRPr="00766915">
                <w:rPr>
                  <w:lang w:val="en-US"/>
                </w:rPr>
                <w:t>1) The user click on "Add Media Files" (pictures and documents)</w:t>
              </w:r>
            </w:ins>
            <w:ins w:id="435" w:author="Paolo Campanella" w:date="2014-07-01T17:49:00Z">
              <w:r w:rsidRPr="00766915">
                <w:rPr>
                  <w:lang w:val="en-US"/>
                </w:rPr>
                <w:t>;</w:t>
              </w:r>
            </w:ins>
          </w:p>
          <w:p w:rsidR="0013575E" w:rsidRPr="00766915" w:rsidRDefault="0013575E" w:rsidP="00766915">
            <w:pPr>
              <w:spacing w:after="0" w:line="240" w:lineRule="auto"/>
              <w:rPr>
                <w:ins w:id="436" w:author="Paolo Campanella" w:date="2014-07-01T17:48:00Z"/>
                <w:lang w:val="en-US"/>
              </w:rPr>
            </w:pPr>
            <w:ins w:id="437" w:author="Paolo Campanella" w:date="2014-07-01T17:48:00Z">
              <w:r w:rsidRPr="00766915">
                <w:rPr>
                  <w:lang w:val="en-US"/>
                </w:rPr>
                <w:t>2) The user selects the file on his own pc</w:t>
              </w:r>
            </w:ins>
            <w:ins w:id="438" w:author="Paolo Campanella" w:date="2014-07-01T17:49:00Z">
              <w:r w:rsidRPr="00766915">
                <w:rPr>
                  <w:lang w:val="en-US"/>
                </w:rPr>
                <w:t>;</w:t>
              </w:r>
            </w:ins>
          </w:p>
          <w:p w:rsidR="0013575E" w:rsidRPr="00766915" w:rsidRDefault="0013575E" w:rsidP="00766915">
            <w:pPr>
              <w:spacing w:after="0" w:line="240" w:lineRule="auto"/>
              <w:rPr>
                <w:ins w:id="439" w:author="Paolo Campanella" w:date="2014-07-01T17:48:00Z"/>
                <w:lang w:val="en-US"/>
              </w:rPr>
            </w:pPr>
            <w:ins w:id="440" w:author="Paolo Campanella" w:date="2014-07-01T17:48:00Z">
              <w:r w:rsidRPr="00766915">
                <w:rPr>
                  <w:lang w:val="en-US"/>
                </w:rPr>
                <w:t>3) The user uploads the selected file</w:t>
              </w:r>
            </w:ins>
            <w:ins w:id="441" w:author="Paolo Campanella" w:date="2014-07-01T17:49:00Z">
              <w:r w:rsidRPr="00766915">
                <w:rPr>
                  <w:lang w:val="en-US"/>
                </w:rPr>
                <w:t>;</w:t>
              </w:r>
            </w:ins>
          </w:p>
          <w:p w:rsidR="0013575E" w:rsidRPr="00766915" w:rsidRDefault="0013575E" w:rsidP="00766915">
            <w:pPr>
              <w:spacing w:after="0" w:line="240" w:lineRule="auto"/>
              <w:rPr>
                <w:ins w:id="442" w:author="Paolo Campanella" w:date="2014-07-01T17:48:00Z"/>
                <w:lang w:val="en-US"/>
              </w:rPr>
            </w:pPr>
            <w:ins w:id="443" w:author="Paolo Campanella" w:date="2014-07-01T17:48:00Z">
              <w:r w:rsidRPr="00766915">
                <w:rPr>
                  <w:lang w:val="en-US"/>
                </w:rPr>
                <w:t xml:space="preserve">4) The user </w:t>
              </w:r>
              <w:proofErr w:type="gramStart"/>
              <w:r w:rsidRPr="00766915">
                <w:rPr>
                  <w:lang w:val="en-US"/>
                </w:rPr>
                <w:t>localize  the</w:t>
              </w:r>
              <w:proofErr w:type="gramEnd"/>
              <w:r w:rsidRPr="00766915">
                <w:rPr>
                  <w:lang w:val="en-US"/>
                </w:rPr>
                <w:t xml:space="preserve"> uploaded file on the map;</w:t>
              </w:r>
            </w:ins>
          </w:p>
          <w:p w:rsidR="0013575E" w:rsidRPr="00766915" w:rsidRDefault="0013575E" w:rsidP="00766915">
            <w:pPr>
              <w:spacing w:after="0" w:line="240" w:lineRule="auto"/>
              <w:rPr>
                <w:ins w:id="444" w:author="Paolo Campanella" w:date="2014-07-01T17:48:00Z"/>
                <w:lang w:val="en-US"/>
              </w:rPr>
            </w:pPr>
            <w:ins w:id="445" w:author="Paolo Campanella" w:date="2014-07-01T17:48:00Z">
              <w:r w:rsidRPr="00766915">
                <w:rPr>
                  <w:lang w:val="en-US"/>
                </w:rPr>
                <w:t>5) The user insert</w:t>
              </w:r>
            </w:ins>
            <w:ins w:id="446" w:author="Mitchell" w:date="2014-07-01T18:31:00Z">
              <w:r>
                <w:rPr>
                  <w:lang w:val="en-US"/>
                </w:rPr>
                <w:t>s</w:t>
              </w:r>
            </w:ins>
            <w:ins w:id="447" w:author="Paolo Campanella" w:date="2014-07-01T17:48:00Z">
              <w:r w:rsidRPr="00766915">
                <w:rPr>
                  <w:lang w:val="en-US"/>
                </w:rPr>
                <w:t xml:space="preserve"> a description;</w:t>
              </w:r>
            </w:ins>
          </w:p>
          <w:p w:rsidR="0013575E" w:rsidRPr="00766915" w:rsidRDefault="0013575E" w:rsidP="00766915">
            <w:pPr>
              <w:spacing w:after="0" w:line="240" w:lineRule="auto"/>
              <w:rPr>
                <w:ins w:id="448" w:author="Paolo Campanella" w:date="2014-07-01T17:39:00Z"/>
                <w:lang w:val="en-US"/>
              </w:rPr>
            </w:pPr>
            <w:ins w:id="449" w:author="Paolo Campanella" w:date="2014-07-01T17:48:00Z">
              <w:r w:rsidRPr="00766915">
                <w:rPr>
                  <w:lang w:val="en-US"/>
                </w:rPr>
                <w:t>6) The user insert the date;</w:t>
              </w:r>
            </w:ins>
          </w:p>
        </w:tc>
      </w:tr>
      <w:tr w:rsidR="0013575E" w:rsidRPr="0013575E" w:rsidTr="00766915">
        <w:trPr>
          <w:ins w:id="450" w:author="Paolo Campanella" w:date="2014-07-01T17:39:00Z"/>
        </w:trPr>
        <w:tc>
          <w:tcPr>
            <w:tcW w:w="1668" w:type="dxa"/>
          </w:tcPr>
          <w:p w:rsidR="0013575E" w:rsidRPr="00766915" w:rsidRDefault="0013575E" w:rsidP="00766915">
            <w:pPr>
              <w:spacing w:after="0" w:line="240" w:lineRule="auto"/>
              <w:rPr>
                <w:ins w:id="451" w:author="Paolo Campanella" w:date="2014-07-01T17:39:00Z"/>
                <w:lang w:val="en-US"/>
              </w:rPr>
            </w:pPr>
            <w:ins w:id="452" w:author="Paolo Campanella" w:date="2014-07-01T17:39:00Z">
              <w:r w:rsidRPr="00766915">
                <w:rPr>
                  <w:lang w:val="en-US"/>
                </w:rPr>
                <w:t>Out conditions</w:t>
              </w:r>
            </w:ins>
          </w:p>
        </w:tc>
        <w:tc>
          <w:tcPr>
            <w:tcW w:w="8110" w:type="dxa"/>
          </w:tcPr>
          <w:p w:rsidR="0013575E" w:rsidRPr="00766915" w:rsidRDefault="0013575E" w:rsidP="00766915">
            <w:pPr>
              <w:spacing w:after="0" w:line="240" w:lineRule="auto"/>
              <w:rPr>
                <w:ins w:id="453" w:author="Paolo Campanella" w:date="2014-07-01T17:39:00Z"/>
                <w:lang w:val="en-US"/>
              </w:rPr>
            </w:pPr>
            <w:ins w:id="454" w:author="Paolo Campanella" w:date="2014-07-01T17:49:00Z">
              <w:r w:rsidRPr="00766915">
                <w:rPr>
                  <w:lang w:val="en-US"/>
                </w:rPr>
                <w:t xml:space="preserve">The </w:t>
              </w:r>
              <w:proofErr w:type="spellStart"/>
              <w:r w:rsidRPr="00766915">
                <w:rPr>
                  <w:lang w:val="en-US"/>
                </w:rPr>
                <w:t>georeferenced</w:t>
              </w:r>
              <w:proofErr w:type="spellEnd"/>
              <w:r w:rsidRPr="00766915">
                <w:rPr>
                  <w:lang w:val="en-US"/>
                </w:rPr>
                <w:t xml:space="preserve"> media file is added to the event and saved in Open Hearth </w:t>
              </w:r>
              <w:proofErr w:type="spellStart"/>
              <w:r w:rsidRPr="00766915">
                <w:rPr>
                  <w:lang w:val="en-US"/>
                </w:rPr>
                <w:t>svn</w:t>
              </w:r>
            </w:ins>
            <w:proofErr w:type="spellEnd"/>
          </w:p>
        </w:tc>
      </w:tr>
      <w:tr w:rsidR="0013575E" w:rsidRPr="00766915" w:rsidTr="00766915">
        <w:trPr>
          <w:ins w:id="455" w:author="Paolo Campanella" w:date="2014-07-01T17:39:00Z"/>
        </w:trPr>
        <w:tc>
          <w:tcPr>
            <w:tcW w:w="1668" w:type="dxa"/>
          </w:tcPr>
          <w:p w:rsidR="0013575E" w:rsidRPr="00766915" w:rsidRDefault="0013575E" w:rsidP="00766915">
            <w:pPr>
              <w:spacing w:after="0" w:line="240" w:lineRule="auto"/>
              <w:rPr>
                <w:ins w:id="456" w:author="Paolo Campanella" w:date="2014-07-01T17:39:00Z"/>
                <w:lang w:val="en-US"/>
              </w:rPr>
            </w:pPr>
            <w:ins w:id="457" w:author="Paolo Campanella" w:date="2014-07-01T17:39:00Z">
              <w:r w:rsidRPr="00766915">
                <w:rPr>
                  <w:lang w:val="en-US"/>
                </w:rPr>
                <w:t>Open Issues</w:t>
              </w:r>
            </w:ins>
          </w:p>
        </w:tc>
        <w:tc>
          <w:tcPr>
            <w:tcW w:w="8110" w:type="dxa"/>
          </w:tcPr>
          <w:p w:rsidR="0013575E" w:rsidRPr="00766915" w:rsidRDefault="0013575E" w:rsidP="00766915">
            <w:pPr>
              <w:spacing w:after="0" w:line="240" w:lineRule="auto"/>
              <w:rPr>
                <w:ins w:id="458" w:author="Paolo Campanella" w:date="2014-07-01T17:39:00Z"/>
                <w:lang w:val="en-US"/>
              </w:rPr>
            </w:pPr>
          </w:p>
        </w:tc>
      </w:tr>
    </w:tbl>
    <w:p w:rsidR="0013575E" w:rsidRDefault="0013575E" w:rsidP="005442D9">
      <w:pPr>
        <w:rPr>
          <w:ins w:id="459" w:author="Paolo Campanella" w:date="2014-07-01T17:39:00Z"/>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68"/>
        <w:gridCol w:w="8110"/>
      </w:tblGrid>
      <w:tr w:rsidR="0013575E" w:rsidRPr="0013575E" w:rsidTr="00766915">
        <w:trPr>
          <w:ins w:id="460" w:author="Paolo Campanella" w:date="2014-07-01T17:39:00Z"/>
        </w:trPr>
        <w:tc>
          <w:tcPr>
            <w:tcW w:w="1668" w:type="dxa"/>
          </w:tcPr>
          <w:p w:rsidR="0013575E" w:rsidRPr="00766915" w:rsidRDefault="0013575E" w:rsidP="00766915">
            <w:pPr>
              <w:spacing w:after="0" w:line="240" w:lineRule="auto"/>
              <w:rPr>
                <w:ins w:id="461" w:author="Paolo Campanella" w:date="2014-07-01T17:39:00Z"/>
                <w:lang w:val="en-US"/>
              </w:rPr>
            </w:pPr>
            <w:ins w:id="462" w:author="Paolo Campanella" w:date="2014-07-01T17:39:00Z">
              <w:r w:rsidRPr="00766915">
                <w:rPr>
                  <w:lang w:val="en-US"/>
                </w:rPr>
                <w:t>UC</w:t>
              </w:r>
            </w:ins>
          </w:p>
        </w:tc>
        <w:tc>
          <w:tcPr>
            <w:tcW w:w="8110" w:type="dxa"/>
          </w:tcPr>
          <w:p w:rsidR="0013575E" w:rsidRPr="00766915" w:rsidRDefault="0013575E" w:rsidP="00766915">
            <w:pPr>
              <w:spacing w:after="0" w:line="240" w:lineRule="auto"/>
              <w:rPr>
                <w:ins w:id="463" w:author="Paolo Campanella" w:date="2014-07-01T17:39:00Z"/>
                <w:lang w:val="en-US"/>
              </w:rPr>
            </w:pPr>
            <w:ins w:id="464" w:author="Paolo Campanella" w:date="2014-07-01T17:50:00Z">
              <w:r w:rsidRPr="00766915">
                <w:rPr>
                  <w:lang w:val="en-US"/>
                </w:rPr>
                <w:t>UC_RKT_030 – Add a geographic file to the event</w:t>
              </w:r>
            </w:ins>
          </w:p>
        </w:tc>
      </w:tr>
      <w:tr w:rsidR="0013575E" w:rsidRPr="00766915" w:rsidTr="00766915">
        <w:trPr>
          <w:ins w:id="465" w:author="Paolo Campanella" w:date="2014-07-01T17:39:00Z"/>
        </w:trPr>
        <w:tc>
          <w:tcPr>
            <w:tcW w:w="1668" w:type="dxa"/>
          </w:tcPr>
          <w:p w:rsidR="0013575E" w:rsidRPr="00766915" w:rsidRDefault="0013575E" w:rsidP="00766915">
            <w:pPr>
              <w:spacing w:after="0" w:line="240" w:lineRule="auto"/>
              <w:rPr>
                <w:ins w:id="466" w:author="Paolo Campanella" w:date="2014-07-01T17:39:00Z"/>
                <w:lang w:val="en-US"/>
              </w:rPr>
            </w:pPr>
            <w:ins w:id="467" w:author="Paolo Campanella" w:date="2014-07-01T17:39:00Z">
              <w:r w:rsidRPr="00766915">
                <w:rPr>
                  <w:lang w:val="en-US"/>
                </w:rPr>
                <w:t>Actors</w:t>
              </w:r>
            </w:ins>
          </w:p>
        </w:tc>
        <w:tc>
          <w:tcPr>
            <w:tcW w:w="8110" w:type="dxa"/>
          </w:tcPr>
          <w:p w:rsidR="0013575E" w:rsidRPr="00766915" w:rsidRDefault="0013575E" w:rsidP="00766915">
            <w:pPr>
              <w:spacing w:after="0" w:line="240" w:lineRule="auto"/>
              <w:rPr>
                <w:ins w:id="468" w:author="Paolo Campanella" w:date="2014-07-01T17:39:00Z"/>
                <w:lang w:val="en-US"/>
              </w:rPr>
            </w:pPr>
            <w:ins w:id="469" w:author="Paolo Campanella" w:date="2014-07-01T17:51:00Z">
              <w:r w:rsidRPr="00766915">
                <w:rPr>
                  <w:lang w:val="en-US"/>
                </w:rPr>
                <w:t>Partner User</w:t>
              </w:r>
            </w:ins>
          </w:p>
        </w:tc>
      </w:tr>
      <w:tr w:rsidR="0013575E" w:rsidRPr="0013575E" w:rsidTr="00766915">
        <w:trPr>
          <w:ins w:id="470" w:author="Paolo Campanella" w:date="2014-07-01T17:39:00Z"/>
        </w:trPr>
        <w:tc>
          <w:tcPr>
            <w:tcW w:w="1668" w:type="dxa"/>
          </w:tcPr>
          <w:p w:rsidR="0013575E" w:rsidRPr="00766915" w:rsidRDefault="0013575E" w:rsidP="00766915">
            <w:pPr>
              <w:spacing w:after="0" w:line="240" w:lineRule="auto"/>
              <w:rPr>
                <w:ins w:id="471" w:author="Paolo Campanella" w:date="2014-07-01T17:39:00Z"/>
                <w:lang w:val="en-US"/>
              </w:rPr>
            </w:pPr>
            <w:ins w:id="472" w:author="Paolo Campanella" w:date="2014-07-01T17:39:00Z">
              <w:r w:rsidRPr="00766915">
                <w:rPr>
                  <w:lang w:val="en-US"/>
                </w:rPr>
                <w:t>Preconditions</w:t>
              </w:r>
            </w:ins>
          </w:p>
        </w:tc>
        <w:tc>
          <w:tcPr>
            <w:tcW w:w="8110" w:type="dxa"/>
          </w:tcPr>
          <w:p w:rsidR="0013575E" w:rsidRPr="00766915" w:rsidRDefault="0013575E" w:rsidP="00766915">
            <w:pPr>
              <w:spacing w:after="0" w:line="240" w:lineRule="auto"/>
              <w:rPr>
                <w:ins w:id="473" w:author="Paolo Campanella" w:date="2014-07-01T17:39:00Z"/>
                <w:lang w:val="en-US"/>
              </w:rPr>
            </w:pPr>
            <w:ins w:id="474" w:author="Paolo Campanella" w:date="2014-07-01T17:51:00Z">
              <w:r w:rsidRPr="00766915">
                <w:rPr>
                  <w:lang w:val="en-US"/>
                </w:rPr>
                <w:t>The user is logged and an event exists</w:t>
              </w:r>
            </w:ins>
          </w:p>
        </w:tc>
      </w:tr>
      <w:tr w:rsidR="0013575E" w:rsidRPr="0013575E" w:rsidTr="00766915">
        <w:trPr>
          <w:ins w:id="475" w:author="Paolo Campanella" w:date="2014-07-01T17:39:00Z"/>
        </w:trPr>
        <w:tc>
          <w:tcPr>
            <w:tcW w:w="1668" w:type="dxa"/>
          </w:tcPr>
          <w:p w:rsidR="0013575E" w:rsidRPr="00766915" w:rsidRDefault="0013575E" w:rsidP="00766915">
            <w:pPr>
              <w:spacing w:after="0" w:line="240" w:lineRule="auto"/>
              <w:rPr>
                <w:ins w:id="476" w:author="Paolo Campanella" w:date="2014-07-01T17:39:00Z"/>
                <w:lang w:val="en-US"/>
              </w:rPr>
            </w:pPr>
            <w:ins w:id="477" w:author="Paolo Campanella" w:date="2014-07-01T17:39:00Z">
              <w:r w:rsidRPr="00766915">
                <w:rPr>
                  <w:lang w:val="en-US"/>
                </w:rPr>
                <w:t>Sequence</w:t>
              </w:r>
            </w:ins>
          </w:p>
        </w:tc>
        <w:tc>
          <w:tcPr>
            <w:tcW w:w="8110" w:type="dxa"/>
          </w:tcPr>
          <w:p w:rsidR="0013575E" w:rsidRPr="00766915" w:rsidRDefault="0013575E" w:rsidP="00766915">
            <w:pPr>
              <w:spacing w:after="0" w:line="240" w:lineRule="auto"/>
              <w:rPr>
                <w:ins w:id="478" w:author="Paolo Campanella" w:date="2014-07-01T17:51:00Z"/>
                <w:lang w:val="en-US"/>
              </w:rPr>
            </w:pPr>
            <w:ins w:id="479" w:author="Paolo Campanella" w:date="2014-07-01T17:51:00Z">
              <w:r w:rsidRPr="00766915">
                <w:rPr>
                  <w:lang w:val="en-US"/>
                </w:rPr>
                <w:t>1) The user click</w:t>
              </w:r>
            </w:ins>
            <w:ins w:id="480" w:author="Mitchell" w:date="2014-07-01T18:31:00Z">
              <w:r>
                <w:rPr>
                  <w:lang w:val="en-US"/>
                </w:rPr>
                <w:t>s</w:t>
              </w:r>
            </w:ins>
            <w:ins w:id="481" w:author="Paolo Campanella" w:date="2014-07-01T17:51:00Z">
              <w:r w:rsidRPr="00766915">
                <w:rPr>
                  <w:lang w:val="en-US"/>
                </w:rPr>
                <w:t xml:space="preserve"> on "Add GIS Files";</w:t>
              </w:r>
            </w:ins>
          </w:p>
          <w:p w:rsidR="0013575E" w:rsidRPr="00766915" w:rsidRDefault="0013575E" w:rsidP="00766915">
            <w:pPr>
              <w:spacing w:after="0" w:line="240" w:lineRule="auto"/>
              <w:rPr>
                <w:ins w:id="482" w:author="Paolo Campanella" w:date="2014-07-01T17:51:00Z"/>
                <w:lang w:val="en-US"/>
              </w:rPr>
            </w:pPr>
            <w:ins w:id="483" w:author="Paolo Campanella" w:date="2014-07-01T17:51:00Z">
              <w:r w:rsidRPr="00766915">
                <w:rPr>
                  <w:lang w:val="en-US"/>
                </w:rPr>
                <w:t>2) The user selects the file on his own pc;</w:t>
              </w:r>
            </w:ins>
          </w:p>
          <w:p w:rsidR="0013575E" w:rsidRPr="00766915" w:rsidRDefault="0013575E" w:rsidP="00766915">
            <w:pPr>
              <w:spacing w:after="0" w:line="240" w:lineRule="auto"/>
              <w:rPr>
                <w:ins w:id="484" w:author="Paolo Campanella" w:date="2014-07-01T17:51:00Z"/>
                <w:lang w:val="en-US"/>
              </w:rPr>
            </w:pPr>
            <w:ins w:id="485" w:author="Paolo Campanella" w:date="2014-07-01T17:51:00Z">
              <w:r w:rsidRPr="00766915">
                <w:rPr>
                  <w:lang w:val="en-US"/>
                </w:rPr>
                <w:t>3) The user uploads the file;</w:t>
              </w:r>
            </w:ins>
          </w:p>
          <w:p w:rsidR="0013575E" w:rsidRPr="00766915" w:rsidRDefault="0013575E" w:rsidP="00766915">
            <w:pPr>
              <w:spacing w:after="0" w:line="240" w:lineRule="auto"/>
              <w:rPr>
                <w:ins w:id="486" w:author="Paolo Campanella" w:date="2014-07-01T17:39:00Z"/>
                <w:lang w:val="en-US"/>
              </w:rPr>
            </w:pPr>
            <w:ins w:id="487" w:author="Paolo Campanella" w:date="2014-07-01T17:51:00Z">
              <w:r w:rsidRPr="00766915">
                <w:rPr>
                  <w:lang w:val="en-US"/>
                </w:rPr>
                <w:t xml:space="preserve">4) The </w:t>
              </w:r>
              <w:proofErr w:type="gramStart"/>
              <w:r w:rsidRPr="00766915">
                <w:rPr>
                  <w:lang w:val="en-US"/>
                </w:rPr>
                <w:t>user  can</w:t>
              </w:r>
              <w:proofErr w:type="gramEnd"/>
              <w:r w:rsidRPr="00766915">
                <w:rPr>
                  <w:lang w:val="en-US"/>
                </w:rPr>
                <w:t xml:space="preserve"> upload an xml INSPIRE metadata file;</w:t>
              </w:r>
            </w:ins>
          </w:p>
        </w:tc>
      </w:tr>
      <w:tr w:rsidR="0013575E" w:rsidRPr="0013575E" w:rsidTr="00766915">
        <w:trPr>
          <w:ins w:id="488" w:author="Paolo Campanella" w:date="2014-07-01T17:39:00Z"/>
        </w:trPr>
        <w:tc>
          <w:tcPr>
            <w:tcW w:w="1668" w:type="dxa"/>
          </w:tcPr>
          <w:p w:rsidR="0013575E" w:rsidRPr="00766915" w:rsidRDefault="0013575E" w:rsidP="00766915">
            <w:pPr>
              <w:spacing w:after="0" w:line="240" w:lineRule="auto"/>
              <w:rPr>
                <w:ins w:id="489" w:author="Paolo Campanella" w:date="2014-07-01T17:39:00Z"/>
                <w:lang w:val="en-US"/>
              </w:rPr>
            </w:pPr>
            <w:ins w:id="490" w:author="Paolo Campanella" w:date="2014-07-01T17:39:00Z">
              <w:r w:rsidRPr="00766915">
                <w:rPr>
                  <w:lang w:val="en-US"/>
                </w:rPr>
                <w:t>Out conditions</w:t>
              </w:r>
            </w:ins>
          </w:p>
        </w:tc>
        <w:tc>
          <w:tcPr>
            <w:tcW w:w="8110" w:type="dxa"/>
          </w:tcPr>
          <w:p w:rsidR="0013575E" w:rsidRPr="00766915" w:rsidRDefault="0013575E" w:rsidP="00766915">
            <w:pPr>
              <w:spacing w:after="0" w:line="240" w:lineRule="auto"/>
              <w:rPr>
                <w:ins w:id="491" w:author="Paolo Campanella" w:date="2014-07-01T17:39:00Z"/>
                <w:lang w:val="en-US"/>
              </w:rPr>
            </w:pPr>
            <w:ins w:id="492" w:author="Paolo Campanella" w:date="2014-07-01T17:51:00Z">
              <w:r w:rsidRPr="00766915">
                <w:rPr>
                  <w:lang w:val="en-US"/>
                </w:rPr>
                <w:t>The geographic is added to the event</w:t>
              </w:r>
            </w:ins>
          </w:p>
        </w:tc>
      </w:tr>
      <w:tr w:rsidR="0013575E" w:rsidRPr="00766915" w:rsidTr="00766915">
        <w:trPr>
          <w:ins w:id="493" w:author="Paolo Campanella" w:date="2014-07-01T17:39:00Z"/>
        </w:trPr>
        <w:tc>
          <w:tcPr>
            <w:tcW w:w="1668" w:type="dxa"/>
          </w:tcPr>
          <w:p w:rsidR="0013575E" w:rsidRPr="00766915" w:rsidRDefault="0013575E" w:rsidP="00766915">
            <w:pPr>
              <w:spacing w:after="0" w:line="240" w:lineRule="auto"/>
              <w:rPr>
                <w:ins w:id="494" w:author="Paolo Campanella" w:date="2014-07-01T17:39:00Z"/>
                <w:lang w:val="en-US"/>
              </w:rPr>
            </w:pPr>
            <w:ins w:id="495" w:author="Paolo Campanella" w:date="2014-07-01T17:39:00Z">
              <w:r w:rsidRPr="00766915">
                <w:rPr>
                  <w:lang w:val="en-US"/>
                </w:rPr>
                <w:t>Open Issues</w:t>
              </w:r>
            </w:ins>
          </w:p>
        </w:tc>
        <w:tc>
          <w:tcPr>
            <w:tcW w:w="8110" w:type="dxa"/>
          </w:tcPr>
          <w:p w:rsidR="0013575E" w:rsidRPr="00766915" w:rsidRDefault="0013575E" w:rsidP="00766915">
            <w:pPr>
              <w:spacing w:after="0" w:line="240" w:lineRule="auto"/>
              <w:rPr>
                <w:ins w:id="496" w:author="Paolo Campanella" w:date="2014-07-01T17:39:00Z"/>
                <w:lang w:val="en-US"/>
              </w:rPr>
            </w:pPr>
          </w:p>
        </w:tc>
      </w:tr>
    </w:tbl>
    <w:p w:rsidR="0013575E" w:rsidRDefault="0013575E" w:rsidP="005442D9">
      <w:pPr>
        <w:rPr>
          <w:lang w:val="en-US"/>
        </w:rPr>
      </w:pPr>
    </w:p>
    <w:p w:rsidR="0013575E" w:rsidRDefault="0013575E" w:rsidP="0042080F">
      <w:pPr>
        <w:pStyle w:val="Titolo1"/>
        <w:rPr>
          <w:lang w:val="en-US"/>
        </w:rPr>
      </w:pPr>
      <w:bookmarkStart w:id="497" w:name="_Toc392000436"/>
      <w:r>
        <w:rPr>
          <w:lang w:val="en-US"/>
        </w:rPr>
        <w:t>Architecture</w:t>
      </w:r>
      <w:bookmarkEnd w:id="497"/>
    </w:p>
    <w:p w:rsidR="0013575E" w:rsidRDefault="0013575E" w:rsidP="00E262E8">
      <w:pPr>
        <w:rPr>
          <w:lang w:val="en-US"/>
        </w:rPr>
      </w:pPr>
      <w:r>
        <w:rPr>
          <w:lang w:val="en-US"/>
        </w:rPr>
        <w:t xml:space="preserve">This </w:t>
      </w:r>
      <w:proofErr w:type="gramStart"/>
      <w:r>
        <w:rPr>
          <w:lang w:val="en-US"/>
        </w:rPr>
        <w:t>section  is</w:t>
      </w:r>
      <w:proofErr w:type="gramEnd"/>
      <w:r>
        <w:rPr>
          <w:lang w:val="en-US"/>
        </w:rPr>
        <w:t xml:space="preserve"> about the proposed system architecture.  The tool and the database can be included in the category of environmental past-events data sets, including information about </w:t>
      </w:r>
      <w:proofErr w:type="spellStart"/>
      <w:r>
        <w:rPr>
          <w:lang w:val="en-US"/>
        </w:rPr>
        <w:t>geolocalization</w:t>
      </w:r>
      <w:proofErr w:type="spellEnd"/>
      <w:r>
        <w:rPr>
          <w:lang w:val="en-US"/>
        </w:rPr>
        <w:t>, physical characteristics and related impacts. The European Community issued a directive (2007/60/EC of 23/10/2007) on the assessment and management of flood risks; this directive consider</w:t>
      </w:r>
      <w:ins w:id="498" w:author="Paolo Ciavola" w:date="2014-04-24T16:56:00Z">
        <w:r>
          <w:rPr>
            <w:lang w:val="en-US"/>
          </w:rPr>
          <w:t>s</w:t>
        </w:r>
      </w:ins>
      <w:r>
        <w:rPr>
          <w:lang w:val="en-US"/>
        </w:rPr>
        <w:t xml:space="preserve"> the maintenance of a EU Database of flood events, obtained merging single states databases under a unique UE scheme. The European Commission – DG </w:t>
      </w:r>
      <w:proofErr w:type="spellStart"/>
      <w:r>
        <w:rPr>
          <w:lang w:val="en-US"/>
        </w:rPr>
        <w:t>Enviroment</w:t>
      </w:r>
      <w:proofErr w:type="spellEnd"/>
      <w:r>
        <w:rPr>
          <w:lang w:val="en-US"/>
        </w:rPr>
        <w:t xml:space="preserve"> published a “Technical Support in relation to the implementation of the floods directive – A User guide to the floods reporting Schemas”, describing a detailed xml scheme with all the information needed to fulfill the directive. This scheme has some information tailored to the flood events but also many impacts-related information that can be considered useful also for other environmental risks. The proposed system architecture takes in account this experience to create a Database that should be adoptable </w:t>
      </w:r>
      <w:proofErr w:type="gramStart"/>
      <w:r>
        <w:rPr>
          <w:lang w:val="en-US"/>
        </w:rPr>
        <w:t>at  EU</w:t>
      </w:r>
      <w:proofErr w:type="gramEnd"/>
      <w:r>
        <w:rPr>
          <w:lang w:val="en-US"/>
        </w:rPr>
        <w:t xml:space="preserve"> level. </w:t>
      </w:r>
    </w:p>
    <w:p w:rsidR="0013575E" w:rsidRDefault="0013575E" w:rsidP="00E262E8">
      <w:pPr>
        <w:rPr>
          <w:lang w:val="en-US"/>
        </w:rPr>
      </w:pPr>
      <w:r>
        <w:rPr>
          <w:lang w:val="en-US"/>
        </w:rPr>
        <w:t>The main goals of the system can be considered:</w:t>
      </w:r>
    </w:p>
    <w:p w:rsidR="0013575E" w:rsidRDefault="0013575E" w:rsidP="00E262E8">
      <w:pPr>
        <w:pStyle w:val="Paragrafoelenco"/>
        <w:numPr>
          <w:ilvl w:val="0"/>
          <w:numId w:val="1"/>
        </w:numPr>
        <w:rPr>
          <w:lang w:val="en-US"/>
        </w:rPr>
      </w:pPr>
      <w:r>
        <w:rPr>
          <w:lang w:val="en-US"/>
        </w:rPr>
        <w:lastRenderedPageBreak/>
        <w:t>Collect physical, geographical and impacts information about events;</w:t>
      </w:r>
    </w:p>
    <w:p w:rsidR="0013575E" w:rsidRDefault="0013575E" w:rsidP="00E262E8">
      <w:pPr>
        <w:pStyle w:val="Paragrafoelenco"/>
        <w:numPr>
          <w:ilvl w:val="0"/>
          <w:numId w:val="1"/>
        </w:numPr>
        <w:rPr>
          <w:lang w:val="en-US"/>
        </w:rPr>
      </w:pPr>
      <w:r>
        <w:rPr>
          <w:lang w:val="en-US"/>
        </w:rPr>
        <w:t>Integrate all the related existing storage;</w:t>
      </w:r>
    </w:p>
    <w:p w:rsidR="0013575E" w:rsidRDefault="0013575E" w:rsidP="00E262E8">
      <w:pPr>
        <w:pStyle w:val="Paragrafoelenco"/>
        <w:numPr>
          <w:ilvl w:val="0"/>
          <w:numId w:val="1"/>
        </w:numPr>
        <w:rPr>
          <w:lang w:val="en-US"/>
        </w:rPr>
      </w:pPr>
      <w:r>
        <w:rPr>
          <w:lang w:val="en-US"/>
        </w:rPr>
        <w:t>Promote use of collected data by researchers community;</w:t>
      </w:r>
    </w:p>
    <w:p w:rsidR="0013575E" w:rsidRDefault="0013575E" w:rsidP="00E262E8">
      <w:pPr>
        <w:pStyle w:val="Paragrafoelenco"/>
        <w:numPr>
          <w:ilvl w:val="0"/>
          <w:numId w:val="1"/>
        </w:numPr>
        <w:rPr>
          <w:lang w:val="en-US"/>
        </w:rPr>
      </w:pPr>
      <w:r>
        <w:rPr>
          <w:lang w:val="en-US"/>
        </w:rPr>
        <w:t>Give users access to collected data through a web user interface;</w:t>
      </w:r>
    </w:p>
    <w:p w:rsidR="0013575E" w:rsidRDefault="0013575E" w:rsidP="00E262E8">
      <w:pPr>
        <w:pStyle w:val="Paragrafoelenco"/>
        <w:numPr>
          <w:ilvl w:val="0"/>
          <w:numId w:val="1"/>
        </w:numPr>
        <w:rPr>
          <w:lang w:val="en-US"/>
        </w:rPr>
      </w:pPr>
      <w:r>
        <w:rPr>
          <w:lang w:val="en-US"/>
        </w:rPr>
        <w:t>Give users access to collected data through standard protocols;</w:t>
      </w:r>
    </w:p>
    <w:p w:rsidR="0013575E" w:rsidRPr="00E262E8" w:rsidRDefault="0013575E" w:rsidP="00E262E8">
      <w:pPr>
        <w:pStyle w:val="Paragrafoelenco"/>
        <w:numPr>
          <w:ilvl w:val="0"/>
          <w:numId w:val="1"/>
        </w:numPr>
        <w:rPr>
          <w:lang w:val="en-US"/>
        </w:rPr>
      </w:pPr>
      <w:r>
        <w:rPr>
          <w:lang w:val="en-US"/>
        </w:rPr>
        <w:t>Promote adoption of a European Standard to collect same information;</w:t>
      </w:r>
    </w:p>
    <w:p w:rsidR="0013575E" w:rsidRDefault="0013575E" w:rsidP="00E262E8">
      <w:pPr>
        <w:rPr>
          <w:lang w:val="en-US"/>
        </w:rPr>
      </w:pPr>
      <w:r>
        <w:rPr>
          <w:lang w:val="en-US"/>
        </w:rPr>
        <w:t>The proposed system architecture is represented in the following diagram:</w:t>
      </w:r>
    </w:p>
    <w:p w:rsidR="0013575E" w:rsidRPr="0013575E" w:rsidRDefault="0013575E" w:rsidP="00E262E8">
      <w:pPr>
        <w:rPr>
          <w:lang w:val="en-US"/>
          <w:rPrChange w:id="499" w:author="Unknown">
            <w:rPr/>
          </w:rPrChange>
        </w:rPr>
      </w:pPr>
      <w:del w:id="500" w:author="Paolo Campanella" w:date="2014-04-28T17:58:00Z">
        <w:r w:rsidRPr="004A06DD" w:rsidDel="007E2C96">
          <w:rPr>
            <w:lang w:val="en-GB"/>
          </w:rPr>
          <w:object w:dxaOrig="14799" w:dyaOrig="102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85pt;height:332.55pt" o:ole="">
              <v:imagedata r:id="rId6" o:title=""/>
            </v:shape>
            <o:OLEObject Type="Embed" ProgID="Visio.Drawing.11" ShapeID="_x0000_i1025" DrawAspect="Content" ObjectID="_1339750480" r:id="rId7"/>
          </w:object>
        </w:r>
      </w:del>
      <w:ins w:id="501" w:author="Paolo Campanella" w:date="2014-04-28T18:03:00Z">
        <w:r w:rsidRPr="0013575E">
          <w:rPr>
            <w:lang w:val="en-US"/>
            <w:rPrChange w:id="502" w:author="Paolo Campanella" w:date="2014-04-28T18:04:00Z">
              <w:rPr>
                <w:color w:val="0000FF"/>
                <w:u w:val="single"/>
              </w:rPr>
            </w:rPrChange>
          </w:rPr>
          <w:t xml:space="preserve"> </w:t>
        </w:r>
      </w:ins>
      <w:r>
        <w:fldChar w:fldCharType="begin"/>
      </w:r>
      <w:r>
        <w:fldChar w:fldCharType="end"/>
      </w:r>
      <w:ins w:id="503" w:author="Paolo Campanella" w:date="2014-07-01T17:31:00Z">
        <w:r>
          <w:object w:dxaOrig="14571" w:dyaOrig="9763">
            <v:shape id="_x0000_i1026" type="#_x0000_t75" style="width:480.85pt;height:322.3pt" o:ole="">
              <v:imagedata r:id="rId8" o:title=""/>
            </v:shape>
            <o:OLEObject Type="Embed" ProgID="Visio.Drawing.11" ShapeID="_x0000_i1026" DrawAspect="Content" ObjectID="_1339750481" r:id="rId9"/>
          </w:object>
        </w:r>
      </w:ins>
    </w:p>
    <w:p w:rsidR="0013575E" w:rsidDel="007E2C96" w:rsidRDefault="0013575E" w:rsidP="00E262E8">
      <w:pPr>
        <w:rPr>
          <w:ins w:id="504" w:author="Paolo Ciavola" w:date="2014-04-24T16:58:00Z"/>
          <w:del w:id="505" w:author="Paolo Campanella" w:date="2014-04-28T18:03:00Z"/>
          <w:lang w:val="en-US"/>
        </w:rPr>
      </w:pPr>
      <w:ins w:id="506" w:author="Paolo Ciavola" w:date="2014-04-24T16:58:00Z">
        <w:del w:id="507" w:author="Paolo Campanella" w:date="2014-04-28T18:03:00Z">
          <w:r w:rsidDel="007E2C96">
            <w:rPr>
              <w:lang w:val="en-US"/>
            </w:rPr>
            <w:delText>COMMENTI:</w:delText>
          </w:r>
        </w:del>
      </w:ins>
    </w:p>
    <w:p w:rsidR="0013575E" w:rsidDel="007E2C96" w:rsidRDefault="0013575E" w:rsidP="00E262E8">
      <w:pPr>
        <w:rPr>
          <w:del w:id="508" w:author="Paolo Campanella" w:date="2014-04-28T18:03:00Z"/>
          <w:lang w:val="en-US"/>
        </w:rPr>
      </w:pPr>
      <w:ins w:id="509" w:author="Paolo Ciavola" w:date="2014-04-24T16:58:00Z">
        <w:del w:id="510" w:author="Paolo Campanella" w:date="2014-04-28T18:03:00Z">
          <w:r w:rsidDel="007E2C96">
            <w:rPr>
              <w:lang w:val="en-US"/>
            </w:rPr>
            <w:delText>The “Insert/Search event verrà fatto dai Case Study Site Managers</w:delText>
          </w:r>
        </w:del>
      </w:ins>
      <w:ins w:id="511" w:author="Paolo Ciavola" w:date="2014-04-24T16:59:00Z">
        <w:del w:id="512" w:author="Paolo Campanella" w:date="2014-04-28T18:03:00Z">
          <w:r w:rsidDel="007E2C96">
            <w:rPr>
              <w:lang w:val="en-US"/>
            </w:rPr>
            <w:delText>”. Su l’External GIS aggiungere che è un interfaccia</w:delText>
          </w:r>
        </w:del>
      </w:ins>
    </w:p>
    <w:p w:rsidR="0013575E" w:rsidRDefault="0013575E" w:rsidP="00E262E8">
      <w:pPr>
        <w:rPr>
          <w:lang w:val="en-US"/>
        </w:rPr>
      </w:pPr>
      <w:r>
        <w:rPr>
          <w:lang w:val="en-US"/>
        </w:rPr>
        <w:t>The core of the project is the Central Risc-KIT Db</w:t>
      </w:r>
      <w:ins w:id="513" w:author="Paolo Campanella" w:date="2014-07-01T17:31:00Z">
        <w:r>
          <w:rPr>
            <w:lang w:val="en-US"/>
          </w:rPr>
          <w:t xml:space="preserve">, that is hosted on the Deltares Open </w:t>
        </w:r>
      </w:ins>
      <w:ins w:id="514" w:author="Paolo Campanella" w:date="2014-07-01T17:32:00Z">
        <w:r>
          <w:rPr>
            <w:lang w:val="en-US"/>
          </w:rPr>
          <w:t>Earth</w:t>
        </w:r>
      </w:ins>
      <w:ins w:id="515" w:author="Paolo Campanella" w:date="2014-07-01T17:31:00Z">
        <w:r>
          <w:rPr>
            <w:lang w:val="en-US"/>
          </w:rPr>
          <w:t xml:space="preserve"> Platform</w:t>
        </w:r>
      </w:ins>
      <w:r>
        <w:rPr>
          <w:lang w:val="en-US"/>
        </w:rPr>
        <w:t xml:space="preserve">. The limit of the </w:t>
      </w:r>
      <w:ins w:id="516" w:author="Paolo Campanella" w:date="2014-07-01T17:31:00Z">
        <w:r>
          <w:rPr>
            <w:lang w:val="en-US"/>
          </w:rPr>
          <w:t xml:space="preserve">RiscKIT Tool </w:t>
        </w:r>
      </w:ins>
      <w:r>
        <w:rPr>
          <w:lang w:val="en-US"/>
        </w:rPr>
        <w:t xml:space="preserve">system is marked by the blue rectangle, including </w:t>
      </w:r>
      <w:del w:id="517" w:author="Paolo Campanella" w:date="2014-07-01T17:32:00Z">
        <w:r w:rsidDel="002F59A5">
          <w:rPr>
            <w:lang w:val="en-US"/>
          </w:rPr>
          <w:delText xml:space="preserve">the Database, a </w:delText>
        </w:r>
      </w:del>
      <w:ins w:id="518" w:author="Paolo Campanella" w:date="2014-07-01T17:32:00Z">
        <w:r>
          <w:rPr>
            <w:lang w:val="en-US"/>
          </w:rPr>
          <w:t xml:space="preserve">the </w:t>
        </w:r>
      </w:ins>
      <w:r>
        <w:rPr>
          <w:lang w:val="en-US"/>
        </w:rPr>
        <w:t xml:space="preserve">web tool and a GeoServer. </w:t>
      </w:r>
      <w:ins w:id="519" w:author="Paolo Campanella" w:date="2014-07-01T17:32:00Z">
        <w:r>
          <w:rPr>
            <w:lang w:val="en-US"/>
          </w:rPr>
          <w:t>The limit of Open Earth platform is the green rectangle, hosting the svn server, the Thredds Data Server and a Postgree/PostGIS database server.</w:t>
        </w:r>
      </w:ins>
    </w:p>
    <w:p w:rsidR="0013575E" w:rsidRDefault="0013575E" w:rsidP="007E5E5E">
      <w:pPr>
        <w:rPr>
          <w:lang w:val="en-US"/>
        </w:rPr>
      </w:pPr>
      <w:del w:id="520" w:author="Paolo Campanella" w:date="2014-07-01T17:33:00Z">
        <w:r w:rsidDel="002F59A5">
          <w:rPr>
            <w:lang w:val="en-US"/>
          </w:rPr>
          <w:delText xml:space="preserve">The database can be feed by external data sources like ISDR-GAR, CRED or </w:delText>
        </w:r>
      </w:del>
      <w:ins w:id="521" w:author="Paolo Campanella" w:date="2014-07-01T17:33:00Z">
        <w:r>
          <w:rPr>
            <w:lang w:val="en-US"/>
          </w:rPr>
          <w:t xml:space="preserve">Data of the </w:t>
        </w:r>
      </w:ins>
      <w:r>
        <w:rPr>
          <w:lang w:val="en-US"/>
        </w:rPr>
        <w:t>MICORE database</w:t>
      </w:r>
      <w:ins w:id="522" w:author="Paolo Campanella" w:date="2014-07-01T17:33:00Z">
        <w:r>
          <w:rPr>
            <w:lang w:val="en-US"/>
          </w:rPr>
          <w:t xml:space="preserve"> is already hosted in the OpenHeart Platform.</w:t>
        </w:r>
      </w:ins>
      <w:del w:id="523" w:author="Paolo Campanella" w:date="2014-07-01T17:33:00Z">
        <w:r w:rsidDel="002F59A5">
          <w:rPr>
            <w:lang w:val="en-US"/>
          </w:rPr>
          <w:delText xml:space="preserve">s. </w:delText>
        </w:r>
      </w:del>
    </w:p>
    <w:p w:rsidR="0013575E" w:rsidRDefault="0013575E" w:rsidP="00E262E8">
      <w:pPr>
        <w:rPr>
          <w:lang w:val="en-US"/>
        </w:rPr>
      </w:pPr>
      <w:ins w:id="524" w:author="Paolo Ciavola" w:date="2014-04-24T17:00:00Z">
        <w:r>
          <w:rPr>
            <w:lang w:val="en-US"/>
          </w:rPr>
          <w:t xml:space="preserve">Authorized users, till the end of RISC-KIT only the Case Study Site managers, </w:t>
        </w:r>
      </w:ins>
      <w:r>
        <w:rPr>
          <w:lang w:val="en-US"/>
        </w:rPr>
        <w:t xml:space="preserve">can interact with the database using the web tool application to insert a new event, localize it and specify all the needed parameters. </w:t>
      </w:r>
    </w:p>
    <w:p w:rsidR="0013575E" w:rsidRDefault="0013575E" w:rsidP="00E262E8">
      <w:pPr>
        <w:rPr>
          <w:lang w:val="en-US"/>
        </w:rPr>
      </w:pPr>
      <w:r>
        <w:rPr>
          <w:lang w:val="en-US"/>
        </w:rPr>
        <w:t>Georeferenced data can also be published through an Open Source GeoServer using WMS and WFS Standard: this allows external users to ingest collected data in their own GIS applications.</w:t>
      </w:r>
    </w:p>
    <w:p w:rsidR="0013575E" w:rsidRDefault="0013575E" w:rsidP="00E262E8">
      <w:pPr>
        <w:rPr>
          <w:lang w:val="en-US"/>
        </w:rPr>
      </w:pPr>
      <w:del w:id="525" w:author="Paolo Campanella" w:date="2014-07-01T17:33:00Z">
        <w:r w:rsidDel="002F59A5">
          <w:rPr>
            <w:lang w:val="en-US"/>
          </w:rPr>
          <w:delText>One</w:delText>
        </w:r>
        <w:commentRangeStart w:id="526"/>
        <w:r w:rsidDel="002F59A5">
          <w:rPr>
            <w:lang w:val="en-US"/>
          </w:rPr>
          <w:delText xml:space="preserve"> </w:delText>
        </w:r>
        <w:commentRangeEnd w:id="526"/>
        <w:r w:rsidDel="002F59A5">
          <w:rPr>
            <w:rStyle w:val="Rimandocommento"/>
          </w:rPr>
          <w:commentReference w:id="526"/>
        </w:r>
        <w:commentRangeStart w:id="527"/>
        <w:r w:rsidDel="002F59A5">
          <w:rPr>
            <w:lang w:val="en-US"/>
          </w:rPr>
          <w:delText xml:space="preserve">daemon </w:delText>
        </w:r>
        <w:commentRangeEnd w:id="527"/>
        <w:r w:rsidDel="002F59A5">
          <w:rPr>
            <w:rStyle w:val="Rimandocommento"/>
          </w:rPr>
          <w:commentReference w:id="527"/>
        </w:r>
        <w:r w:rsidDel="002F59A5">
          <w:rPr>
            <w:lang w:val="en-US"/>
          </w:rPr>
          <w:delText>process is dedicated to the scheduled export process</w:delText>
        </w:r>
      </w:del>
      <w:ins w:id="528" w:author="Paolo Campanella" w:date="2014-07-01T17:33:00Z">
        <w:r>
          <w:rPr>
            <w:lang w:val="en-US"/>
          </w:rPr>
          <w:t>Uploaded raw data will be published</w:t>
        </w:r>
      </w:ins>
      <w:r>
        <w:rPr>
          <w:lang w:val="en-US"/>
        </w:rPr>
        <w:t xml:space="preserve">, using svn protocol, </w:t>
      </w:r>
      <w:del w:id="529" w:author="Paolo Campanella" w:date="2014-07-01T17:34:00Z">
        <w:r w:rsidDel="002F59A5">
          <w:rPr>
            <w:lang w:val="en-US"/>
          </w:rPr>
          <w:delText>for the benefit of the</w:delText>
        </w:r>
      </w:del>
      <w:ins w:id="530" w:author="Paolo Campanella" w:date="2014-07-01T17:34:00Z">
        <w:r>
          <w:rPr>
            <w:lang w:val="en-US"/>
          </w:rPr>
          <w:t>on the</w:t>
        </w:r>
      </w:ins>
      <w:r>
        <w:rPr>
          <w:lang w:val="en-US"/>
        </w:rPr>
        <w:t xml:space="preserve"> Deltares OpenEarth platform</w:t>
      </w:r>
      <w:del w:id="531" w:author="Paolo Campanella" w:date="2014-07-01T17:34:00Z">
        <w:r w:rsidDel="002F59A5">
          <w:rPr>
            <w:lang w:val="en-US"/>
          </w:rPr>
          <w:delText>, using the supported csv file format</w:delText>
        </w:r>
      </w:del>
      <w:r>
        <w:rPr>
          <w:lang w:val="en-US"/>
        </w:rPr>
        <w:t>; this will permit the widespread availability of the data in the external research community.</w:t>
      </w:r>
    </w:p>
    <w:p w:rsidR="0013575E" w:rsidRDefault="0013575E" w:rsidP="00E262E8">
      <w:pPr>
        <w:rPr>
          <w:ins w:id="532" w:author="Paolo Campanella" w:date="2014-04-28T18:19:00Z"/>
          <w:lang w:val="en-US"/>
        </w:rPr>
      </w:pPr>
      <w:r>
        <w:rPr>
          <w:lang w:val="en-US"/>
        </w:rPr>
        <w:lastRenderedPageBreak/>
        <w:t xml:space="preserve">On demand, data could also be exported in a XML file format, derived by the scheme defined by European Commission for the floods </w:t>
      </w:r>
      <w:commentRangeStart w:id="533"/>
      <w:r>
        <w:rPr>
          <w:lang w:val="en-US"/>
        </w:rPr>
        <w:t>directive</w:t>
      </w:r>
      <w:commentRangeEnd w:id="533"/>
      <w:r>
        <w:rPr>
          <w:rStyle w:val="Rimandocommento"/>
        </w:rPr>
        <w:commentReference w:id="533"/>
      </w:r>
      <w:r>
        <w:rPr>
          <w:lang w:val="en-US"/>
        </w:rPr>
        <w:t>.</w:t>
      </w:r>
      <w:ins w:id="534" w:author="Paolo Campanella" w:date="2014-04-28T18:09:00Z">
        <w:r>
          <w:rPr>
            <w:lang w:val="en-US"/>
          </w:rPr>
          <w:t xml:space="preserve"> </w:t>
        </w:r>
      </w:ins>
      <w:ins w:id="535" w:author="Paolo Campanella" w:date="2014-04-28T18:18:00Z">
        <w:r>
          <w:rPr>
            <w:lang w:val="en-US"/>
          </w:rPr>
          <w:t>R</w:t>
        </w:r>
      </w:ins>
      <w:ins w:id="536" w:author="Paolo Campanella" w:date="2014-04-28T18:19:00Z">
        <w:r>
          <w:rPr>
            <w:lang w:val="en-US"/>
          </w:rPr>
          <w:t xml:space="preserve">esources about the floods directive can be obtained at this address: </w:t>
        </w:r>
      </w:ins>
    </w:p>
    <w:p w:rsidR="0013575E" w:rsidRDefault="0013575E" w:rsidP="00E262E8">
      <w:pPr>
        <w:rPr>
          <w:ins w:id="537" w:author="Paolo Campanella" w:date="2014-04-28T18:19:00Z"/>
          <w:lang w:val="en-US"/>
        </w:rPr>
      </w:pPr>
      <w:ins w:id="538" w:author="Paolo Campanella" w:date="2014-04-28T18:19:00Z">
        <w:r>
          <w:rPr>
            <w:lang w:val="en-US"/>
          </w:rPr>
          <w:fldChar w:fldCharType="begin"/>
        </w:r>
        <w:r>
          <w:rPr>
            <w:lang w:val="en-US"/>
          </w:rPr>
          <w:instrText xml:space="preserve"> HYPERLINK "</w:instrText>
        </w:r>
        <w:r w:rsidRPr="00821237">
          <w:rPr>
            <w:lang w:val="en-US"/>
          </w:rPr>
          <w:instrText>http://icm.eionet.europa.eu/schemas/dir200760ec/resources</w:instrText>
        </w:r>
        <w:r>
          <w:rPr>
            <w:lang w:val="en-US"/>
          </w:rPr>
          <w:instrText xml:space="preserve">" </w:instrText>
        </w:r>
        <w:r>
          <w:rPr>
            <w:lang w:val="en-US"/>
          </w:rPr>
          <w:fldChar w:fldCharType="separate"/>
        </w:r>
        <w:r w:rsidRPr="004A1310">
          <w:rPr>
            <w:rStyle w:val="Collegamentoipertestuale"/>
            <w:lang w:val="en-US"/>
          </w:rPr>
          <w:t>http://icm.eionet.europa.eu/schemas/dir200760ec/resources</w:t>
        </w:r>
        <w:r>
          <w:rPr>
            <w:lang w:val="en-US"/>
          </w:rPr>
          <w:fldChar w:fldCharType="end"/>
        </w:r>
      </w:ins>
    </w:p>
    <w:p w:rsidR="0013575E" w:rsidRDefault="0013575E" w:rsidP="00E262E8">
      <w:pPr>
        <w:rPr>
          <w:lang w:val="en-US"/>
        </w:rPr>
      </w:pPr>
      <w:ins w:id="539" w:author="Paolo Campanella" w:date="2014-04-28T18:19:00Z">
        <w:r>
          <w:rPr>
            <w:lang w:val="en-US"/>
          </w:rPr>
          <w:t>The Floods Directive Reporting Schema</w:t>
        </w:r>
      </w:ins>
      <w:ins w:id="540" w:author="Paolo Campanella" w:date="2014-04-28T18:20:00Z">
        <w:r>
          <w:rPr>
            <w:lang w:val="en-US"/>
          </w:rPr>
          <w:t>, defined in the “</w:t>
        </w:r>
        <w:r w:rsidRPr="00821237">
          <w:rPr>
            <w:lang w:val="en-US"/>
          </w:rPr>
          <w:t>Document No.2: Floods Directive reporting: User Guide to the reporting schema v5.0</w:t>
        </w:r>
        <w:r>
          <w:rPr>
            <w:lang w:val="en-US"/>
          </w:rPr>
          <w:t xml:space="preserve">”, mainly </w:t>
        </w:r>
      </w:ins>
      <w:ins w:id="541" w:author="Paolo Campanella" w:date="2014-04-28T18:21:00Z">
        <w:r>
          <w:rPr>
            <w:lang w:val="en-US"/>
          </w:rPr>
          <w:t>defines</w:t>
        </w:r>
      </w:ins>
      <w:ins w:id="542" w:author="Paolo Campanella" w:date="2014-04-28T18:20:00Z">
        <w:r>
          <w:rPr>
            <w:lang w:val="en-US"/>
          </w:rPr>
          <w:t xml:space="preserve"> </w:t>
        </w:r>
      </w:ins>
      <w:ins w:id="543" w:author="Paolo Campanella" w:date="2014-04-28T18:21:00Z">
        <w:r>
          <w:rPr>
            <w:lang w:val="en-US"/>
          </w:rPr>
          <w:t xml:space="preserve">a n-n relation between events and locations; other tables are dedicated to the description and </w:t>
        </w:r>
      </w:ins>
      <w:ins w:id="544" w:author="Paolo Campanella" w:date="2014-04-28T18:23:00Z">
        <w:r w:rsidRPr="00821237">
          <w:rPr>
            <w:lang w:val="en-US"/>
          </w:rPr>
          <w:t>characterization</w:t>
        </w:r>
        <w:r>
          <w:rPr>
            <w:lang w:val="en-US"/>
          </w:rPr>
          <w:t xml:space="preserve"> of the </w:t>
        </w:r>
      </w:ins>
      <w:ins w:id="545" w:author="Paolo Campanella" w:date="2014-04-28T18:30:00Z">
        <w:r>
          <w:rPr>
            <w:lang w:val="en-US"/>
          </w:rPr>
          <w:t>consequences</w:t>
        </w:r>
      </w:ins>
      <w:ins w:id="546" w:author="Paolo Campanella" w:date="2014-04-28T18:23:00Z">
        <w:r>
          <w:rPr>
            <w:lang w:val="en-US"/>
          </w:rPr>
          <w:t xml:space="preserve"> of the event</w:t>
        </w:r>
      </w:ins>
      <w:ins w:id="547" w:author="Paolo Campanella" w:date="2014-04-28T18:30:00Z">
        <w:r>
          <w:rPr>
            <w:lang w:val="en-US"/>
          </w:rPr>
          <w:t>, includi</w:t>
        </w:r>
      </w:ins>
      <w:ins w:id="548" w:author="Paolo Campanella" w:date="2014-04-28T18:31:00Z">
        <w:r>
          <w:rPr>
            <w:lang w:val="en-US"/>
          </w:rPr>
          <w:t>ng informations about Human health and Social, Enviroment, Cultural Heritage, Economic Activity.</w:t>
        </w:r>
      </w:ins>
    </w:p>
    <w:p w:rsidR="0013575E" w:rsidRDefault="0013575E" w:rsidP="00E262E8">
      <w:pPr>
        <w:rPr>
          <w:lang w:val="en-US"/>
        </w:rPr>
      </w:pPr>
      <w:r>
        <w:rPr>
          <w:lang w:val="en-US"/>
        </w:rPr>
        <w:t xml:space="preserve"> </w:t>
      </w:r>
    </w:p>
    <w:p w:rsidR="0013575E" w:rsidRDefault="0013575E" w:rsidP="00EE0E7C">
      <w:pPr>
        <w:pStyle w:val="Titolo1"/>
        <w:rPr>
          <w:lang w:val="en-US"/>
        </w:rPr>
      </w:pPr>
      <w:bookmarkStart w:id="549" w:name="_Toc392000437"/>
      <w:r>
        <w:rPr>
          <w:lang w:val="en-US"/>
        </w:rPr>
        <w:t>System Design</w:t>
      </w:r>
      <w:bookmarkEnd w:id="549"/>
    </w:p>
    <w:p w:rsidR="0013575E" w:rsidRDefault="0013575E" w:rsidP="006A1D0E">
      <w:pPr>
        <w:rPr>
          <w:lang w:val="en-US"/>
        </w:rPr>
      </w:pPr>
      <w:r>
        <w:rPr>
          <w:lang w:val="en-US"/>
        </w:rPr>
        <w:t>Proposed System is composed of this main components:</w:t>
      </w:r>
    </w:p>
    <w:p w:rsidR="0013575E" w:rsidRDefault="0013575E" w:rsidP="006A1D0E">
      <w:pPr>
        <w:pStyle w:val="Paragrafoelenco"/>
        <w:numPr>
          <w:ilvl w:val="0"/>
          <w:numId w:val="2"/>
        </w:numPr>
        <w:rPr>
          <w:lang w:val="en-US"/>
        </w:rPr>
      </w:pPr>
      <w:r>
        <w:rPr>
          <w:lang w:val="en-US"/>
        </w:rPr>
        <w:t>A central database;</w:t>
      </w:r>
    </w:p>
    <w:p w:rsidR="0013575E" w:rsidRDefault="0013575E" w:rsidP="006A1D0E">
      <w:pPr>
        <w:pStyle w:val="Paragrafoelenco"/>
        <w:numPr>
          <w:ilvl w:val="0"/>
          <w:numId w:val="2"/>
        </w:numPr>
        <w:rPr>
          <w:lang w:val="en-US"/>
        </w:rPr>
      </w:pPr>
      <w:r>
        <w:rPr>
          <w:lang w:val="en-US"/>
        </w:rPr>
        <w:t>One Web Application;</w:t>
      </w:r>
    </w:p>
    <w:p w:rsidR="0013575E" w:rsidRDefault="0013575E" w:rsidP="006A1D0E">
      <w:pPr>
        <w:pStyle w:val="Paragrafoelenco"/>
        <w:numPr>
          <w:ilvl w:val="0"/>
          <w:numId w:val="2"/>
        </w:numPr>
        <w:rPr>
          <w:lang w:val="en-US"/>
        </w:rPr>
      </w:pPr>
      <w:r>
        <w:rPr>
          <w:lang w:val="en-US"/>
        </w:rPr>
        <w:t>One GeoServer  Installation;</w:t>
      </w:r>
    </w:p>
    <w:p w:rsidR="0013575E" w:rsidRDefault="0013575E" w:rsidP="006A1D0E">
      <w:pPr>
        <w:rPr>
          <w:lang w:val="en-US"/>
        </w:rPr>
      </w:pPr>
      <w:r>
        <w:rPr>
          <w:lang w:val="en-US"/>
        </w:rPr>
        <w:t>The design of this kind of system nowadays has to consider the so-called 2.0 Web standards. The choice of technologies to use is influenced by the will to choose Open Source solutions.  The design is described in the following schema:</w:t>
      </w:r>
    </w:p>
    <w:p w:rsidR="0013575E" w:rsidRDefault="0013575E" w:rsidP="006A1D0E">
      <w:r>
        <w:object w:dxaOrig="10286" w:dyaOrig="5441">
          <v:shape id="_x0000_i1027" type="#_x0000_t75" style="width:478.3pt;height:252.85pt" o:ole="">
            <v:imagedata r:id="rId11" o:title=""/>
          </v:shape>
          <o:OLEObject Type="Embed" ProgID="Visio.Drawing.11" ShapeID="_x0000_i1027" DrawAspect="Content" ObjectID="_1339750482" r:id="rId12"/>
        </w:object>
      </w:r>
    </w:p>
    <w:p w:rsidR="0013575E" w:rsidRDefault="0013575E" w:rsidP="006A1D0E"/>
    <w:p w:rsidR="0013575E" w:rsidRDefault="0013575E" w:rsidP="006A1D0E">
      <w:pPr>
        <w:rPr>
          <w:lang w:val="en-US"/>
        </w:rPr>
      </w:pPr>
      <w:r w:rsidRPr="00AE367E">
        <w:rPr>
          <w:lang w:val="en-US"/>
        </w:rPr>
        <w:t>The solution is a typical 2.</w:t>
      </w:r>
      <w:r>
        <w:rPr>
          <w:lang w:val="en-US"/>
        </w:rPr>
        <w:t xml:space="preserve">0 architecture. </w:t>
      </w:r>
    </w:p>
    <w:p w:rsidR="0013575E" w:rsidRDefault="0013575E" w:rsidP="00EE0E7C">
      <w:pPr>
        <w:pStyle w:val="Titolo2"/>
        <w:rPr>
          <w:lang w:val="en-US"/>
        </w:rPr>
      </w:pPr>
      <w:bookmarkStart w:id="550" w:name="_Toc392000438"/>
      <w:r>
        <w:rPr>
          <w:lang w:val="en-US"/>
        </w:rPr>
        <w:t>Server Side Components</w:t>
      </w:r>
      <w:bookmarkEnd w:id="550"/>
    </w:p>
    <w:p w:rsidR="0013575E" w:rsidRPr="00EE0E7C" w:rsidRDefault="0013575E" w:rsidP="00EE0E7C">
      <w:pPr>
        <w:rPr>
          <w:lang w:val="en-US"/>
        </w:rPr>
      </w:pPr>
    </w:p>
    <w:p w:rsidR="0013575E" w:rsidRDefault="0013575E" w:rsidP="006A1D0E">
      <w:pPr>
        <w:rPr>
          <w:lang w:val="en-US"/>
        </w:rPr>
      </w:pPr>
      <w:r>
        <w:rPr>
          <w:lang w:val="en-US"/>
        </w:rPr>
        <w:t>On the server side Apache is used as a Web Server while Tomcat is the application Server.</w:t>
      </w:r>
    </w:p>
    <w:p w:rsidR="0013575E" w:rsidRDefault="0013575E" w:rsidP="006A1D0E">
      <w:pPr>
        <w:rPr>
          <w:lang w:val="en-US"/>
        </w:rPr>
      </w:pPr>
      <w:r>
        <w:rPr>
          <w:lang w:val="en-US"/>
        </w:rPr>
        <w:lastRenderedPageBreak/>
        <w:t>The DatabaseManagement System is PostgreSQL with PostGIS; PostgreSQL</w:t>
      </w:r>
      <w:r w:rsidRPr="00AE367E">
        <w:rPr>
          <w:lang w:val="en-US"/>
        </w:rPr>
        <w:t xml:space="preserve"> has more than 15 years of active development and a proven architecture that has earned it a strong reputation for reliability, data integrity, and correctness</w:t>
      </w:r>
      <w:r>
        <w:rPr>
          <w:lang w:val="en-US"/>
        </w:rPr>
        <w:t>.</w:t>
      </w:r>
      <w:r w:rsidRPr="00AE367E">
        <w:rPr>
          <w:lang w:val="en-US"/>
        </w:rPr>
        <w:t xml:space="preserve"> PostGIS is an open source software program that adds support for geographic objects to the PostgreSQL object-relational database. PostGIS follows the Simple Features for SQL specification from the Open Geospatial Consortium (OGC).</w:t>
      </w:r>
    </w:p>
    <w:p w:rsidR="0013575E" w:rsidRDefault="0013575E" w:rsidP="006A1D0E">
      <w:pPr>
        <w:rPr>
          <w:lang w:val="en-US"/>
        </w:rPr>
      </w:pPr>
      <w:r>
        <w:rPr>
          <w:lang w:val="en-US"/>
        </w:rPr>
        <w:t>The server side programming language is Java; the Business and Data layer are developed using the OpenSource Hibernate ORM.  The role of ORM is to map object-oriented domain to a traditional relational database. Hibernate is one of the well-known and widespread adopted ORM for Java, used by tens of thousands of Java developers.</w:t>
      </w:r>
    </w:p>
    <w:p w:rsidR="0013575E" w:rsidRPr="00EE0E7C" w:rsidRDefault="0013575E" w:rsidP="00EE0E7C">
      <w:pPr>
        <w:rPr>
          <w:lang w:val="en-US"/>
        </w:rPr>
      </w:pPr>
      <w:r>
        <w:rPr>
          <w:lang w:val="en-US"/>
        </w:rPr>
        <w:t xml:space="preserve">The system API is based on a RESTFul web services layer, using official (and Open) Java Jersey implementation. </w:t>
      </w:r>
      <w:r w:rsidRPr="00EE0E7C">
        <w:rPr>
          <w:lang w:val="en-US"/>
        </w:rPr>
        <w:t xml:space="preserve">The acronyms REST means REpresentational State Transfer. It consists of an software architectural style: it means that it is not properly a concrete system, neither an established standard. REST is a set of guidelines aiming at the realization of a system architecture. It specifies features, such as the uniform interface. If these features are applied to a Web Service, they imply good properties (i.e., scalability) on the Web, improving the performance. Data and functionality can be accessed via the Uniform Resource Identifiers (URIs), which normally consists of links on the Web. The main advantage from adopting the URI scheme is that it is already well-defined and no new implementations are requested. </w:t>
      </w:r>
    </w:p>
    <w:p w:rsidR="0013575E" w:rsidRPr="00EE0E7C" w:rsidRDefault="0013575E" w:rsidP="00EE0E7C">
      <w:pPr>
        <w:rPr>
          <w:lang w:val="en-US"/>
        </w:rPr>
      </w:pPr>
    </w:p>
    <w:p w:rsidR="0013575E" w:rsidRPr="00EE0E7C" w:rsidRDefault="0013575E" w:rsidP="00EE0E7C">
      <w:pPr>
        <w:rPr>
          <w:lang w:val="en-US"/>
        </w:rPr>
      </w:pPr>
      <w:r w:rsidRPr="00EE0E7C">
        <w:rPr>
          <w:lang w:val="en-US"/>
        </w:rPr>
        <w:t>A concrete implementation of a REST Web service follows four basic design principles:</w:t>
      </w:r>
    </w:p>
    <w:p w:rsidR="0013575E" w:rsidRPr="00EE0E7C" w:rsidRDefault="0013575E" w:rsidP="00EE0E7C">
      <w:pPr>
        <w:pStyle w:val="Paragrafoelenco"/>
        <w:numPr>
          <w:ilvl w:val="0"/>
          <w:numId w:val="3"/>
        </w:numPr>
        <w:rPr>
          <w:lang w:val="en-US"/>
        </w:rPr>
      </w:pPr>
      <w:r w:rsidRPr="00EE0E7C">
        <w:rPr>
          <w:lang w:val="en-US"/>
        </w:rPr>
        <w:t>Use HTTP methods explicitly.</w:t>
      </w:r>
    </w:p>
    <w:p w:rsidR="0013575E" w:rsidRPr="00EE0E7C" w:rsidRDefault="0013575E" w:rsidP="00EE0E7C">
      <w:pPr>
        <w:pStyle w:val="Paragrafoelenco"/>
        <w:numPr>
          <w:ilvl w:val="0"/>
          <w:numId w:val="3"/>
        </w:numPr>
        <w:rPr>
          <w:lang w:val="en-US"/>
        </w:rPr>
      </w:pPr>
      <w:r w:rsidRPr="00EE0E7C">
        <w:rPr>
          <w:lang w:val="en-US"/>
        </w:rPr>
        <w:t>Be stateless.</w:t>
      </w:r>
    </w:p>
    <w:p w:rsidR="0013575E" w:rsidRPr="00EE0E7C" w:rsidRDefault="0013575E" w:rsidP="00EE0E7C">
      <w:pPr>
        <w:pStyle w:val="Paragrafoelenco"/>
        <w:numPr>
          <w:ilvl w:val="0"/>
          <w:numId w:val="3"/>
        </w:numPr>
        <w:rPr>
          <w:lang w:val="en-US"/>
        </w:rPr>
      </w:pPr>
      <w:r w:rsidRPr="00EE0E7C">
        <w:rPr>
          <w:lang w:val="en-US"/>
        </w:rPr>
        <w:t>Expose directory structure-like URIs.</w:t>
      </w:r>
    </w:p>
    <w:p w:rsidR="0013575E" w:rsidRPr="00EE0E7C" w:rsidRDefault="0013575E" w:rsidP="00EE0E7C">
      <w:pPr>
        <w:pStyle w:val="Paragrafoelenco"/>
        <w:numPr>
          <w:ilvl w:val="0"/>
          <w:numId w:val="3"/>
        </w:numPr>
        <w:rPr>
          <w:lang w:val="en-US"/>
        </w:rPr>
      </w:pPr>
      <w:r w:rsidRPr="00EE0E7C">
        <w:rPr>
          <w:lang w:val="en-US"/>
        </w:rPr>
        <w:t>Transfer XML, JavaScript Object Notation (JSON), or both.</w:t>
      </w:r>
    </w:p>
    <w:p w:rsidR="0013575E" w:rsidRPr="00EE0E7C" w:rsidRDefault="0013575E" w:rsidP="00EE0E7C">
      <w:pPr>
        <w:rPr>
          <w:lang w:val="en-GB"/>
        </w:rPr>
      </w:pPr>
      <w:r w:rsidRPr="00EE0E7C">
        <w:rPr>
          <w:lang w:val="en-GB"/>
        </w:rPr>
        <w:t>In comparison with SOAP REST is easier to use for the most part and is more flexible. It has the following advantages when compared to SOAP:</w:t>
      </w:r>
    </w:p>
    <w:p w:rsidR="0013575E" w:rsidRPr="00EE0E7C" w:rsidRDefault="0013575E" w:rsidP="00EE0E7C">
      <w:pPr>
        <w:pStyle w:val="Paragrafoelenco"/>
        <w:numPr>
          <w:ilvl w:val="0"/>
          <w:numId w:val="4"/>
        </w:numPr>
        <w:rPr>
          <w:lang w:val="en-GB"/>
        </w:rPr>
      </w:pPr>
      <w:r w:rsidRPr="00EE0E7C">
        <w:rPr>
          <w:lang w:val="en-GB"/>
        </w:rPr>
        <w:t>No expensive tools require to interact with the Web service</w:t>
      </w:r>
    </w:p>
    <w:p w:rsidR="0013575E" w:rsidRPr="00EE0E7C" w:rsidRDefault="0013575E" w:rsidP="00EE0E7C">
      <w:pPr>
        <w:pStyle w:val="Paragrafoelenco"/>
        <w:numPr>
          <w:ilvl w:val="0"/>
          <w:numId w:val="4"/>
        </w:numPr>
        <w:rPr>
          <w:lang w:val="en-GB"/>
        </w:rPr>
      </w:pPr>
      <w:r w:rsidRPr="00EE0E7C">
        <w:rPr>
          <w:lang w:val="en-GB"/>
        </w:rPr>
        <w:t>Smaller learning curve</w:t>
      </w:r>
    </w:p>
    <w:p w:rsidR="0013575E" w:rsidRPr="00EE0E7C" w:rsidRDefault="0013575E" w:rsidP="00EE0E7C">
      <w:pPr>
        <w:pStyle w:val="Paragrafoelenco"/>
        <w:numPr>
          <w:ilvl w:val="0"/>
          <w:numId w:val="4"/>
        </w:numPr>
        <w:rPr>
          <w:lang w:val="en-GB"/>
        </w:rPr>
      </w:pPr>
      <w:r w:rsidRPr="00EE0E7C">
        <w:rPr>
          <w:lang w:val="en-GB"/>
        </w:rPr>
        <w:t>Efficient (SOAP uses XML for all messages, REST can use smaller message formats)</w:t>
      </w:r>
    </w:p>
    <w:p w:rsidR="0013575E" w:rsidRPr="00EE0E7C" w:rsidRDefault="0013575E" w:rsidP="00EE0E7C">
      <w:pPr>
        <w:pStyle w:val="Paragrafoelenco"/>
        <w:numPr>
          <w:ilvl w:val="0"/>
          <w:numId w:val="4"/>
        </w:numPr>
        <w:rPr>
          <w:lang w:val="en-GB"/>
        </w:rPr>
      </w:pPr>
      <w:r w:rsidRPr="00EE0E7C">
        <w:rPr>
          <w:lang w:val="en-GB"/>
        </w:rPr>
        <w:t>Fast (no extensive processing required)</w:t>
      </w:r>
    </w:p>
    <w:p w:rsidR="0013575E" w:rsidRDefault="0013575E" w:rsidP="00EE0E7C">
      <w:pPr>
        <w:pStyle w:val="Paragrafoelenco"/>
        <w:numPr>
          <w:ilvl w:val="0"/>
          <w:numId w:val="4"/>
        </w:numPr>
        <w:rPr>
          <w:lang w:val="en-GB"/>
        </w:rPr>
      </w:pPr>
      <w:r w:rsidRPr="00EE0E7C">
        <w:rPr>
          <w:lang w:val="en-GB"/>
        </w:rPr>
        <w:t>Closer to other Web technologies in design philosophy</w:t>
      </w:r>
    </w:p>
    <w:p w:rsidR="0013575E" w:rsidRDefault="0013575E" w:rsidP="00EE0E7C">
      <w:pPr>
        <w:rPr>
          <w:lang w:val="en-GB"/>
        </w:rPr>
      </w:pPr>
    </w:p>
    <w:p w:rsidR="0013575E" w:rsidRDefault="0013575E" w:rsidP="00EE0E7C">
      <w:pPr>
        <w:pStyle w:val="Titolo2"/>
        <w:rPr>
          <w:lang w:val="en-GB"/>
        </w:rPr>
      </w:pPr>
      <w:bookmarkStart w:id="551" w:name="_Toc392000439"/>
      <w:r>
        <w:rPr>
          <w:lang w:val="en-GB"/>
        </w:rPr>
        <w:t>Client Side Components</w:t>
      </w:r>
      <w:bookmarkEnd w:id="551"/>
    </w:p>
    <w:p w:rsidR="0013575E" w:rsidRDefault="0013575E" w:rsidP="00EE0E7C">
      <w:pPr>
        <w:rPr>
          <w:lang w:val="en-GB"/>
        </w:rPr>
      </w:pPr>
      <w:r>
        <w:rPr>
          <w:lang w:val="en-GB"/>
        </w:rPr>
        <w:t>On the client side a standard HTML5 + css solution is preferred. Nowadays the web evolution requires the focus not only on the use cases but also on the UI usability; the ability to write complex user interface code can be a racing condition using native web language like Javascript, not tailored for big and reach client side applications. Looking at trends in the developers network AngularJS framework is reaching an exponential interest.</w:t>
      </w:r>
    </w:p>
    <w:p w:rsidR="0013575E" w:rsidRPr="00EE0E7C" w:rsidRDefault="0013575E" w:rsidP="00EE0E7C">
      <w:pPr>
        <w:rPr>
          <w:lang w:val="en-GB"/>
        </w:rPr>
      </w:pPr>
      <w:r w:rsidRPr="00EE0E7C">
        <w:rPr>
          <w:lang w:val="en-GB"/>
        </w:rPr>
        <w:lastRenderedPageBreak/>
        <w:t>AngularJS is an open-source JavaScript framework, maintained by Google, that assists with running single-page applications. Its goal is to augment web-based applications with model–view–controller (MVC) capability, in an effort to make both development and testing easier.</w:t>
      </w:r>
    </w:p>
    <w:p w:rsidR="0013575E" w:rsidRDefault="0013575E" w:rsidP="00EE0E7C">
      <w:pPr>
        <w:rPr>
          <w:lang w:val="en-GB"/>
        </w:rPr>
      </w:pPr>
      <w:r w:rsidRPr="00EE0E7C">
        <w:rPr>
          <w:lang w:val="en-GB"/>
        </w:rPr>
        <w:t>The library reads in HTML that contains additional custom tag attributes; it then obeys the directives in those custom attributes, and binds input or output parts of the page to a model represented by standard JavaScript variables. The values of those JavaScript variables can be manually set, or retrieved from static or dynamic JSON resources.</w:t>
      </w:r>
    </w:p>
    <w:p w:rsidR="0013575E" w:rsidRDefault="0013575E" w:rsidP="00EE0E7C">
      <w:pPr>
        <w:rPr>
          <w:lang w:val="en-GB"/>
        </w:rPr>
      </w:pPr>
      <w:r w:rsidRPr="0072300F">
        <w:rPr>
          <w:lang w:val="en-GB"/>
        </w:rPr>
        <w:t>Angular follows the MVC pattern of software engineering and encourages loose coupling between presentation, data, and logic components. Using dependency injection, Angular brings traditional server-side services, such as view-dependent controllers, to client-side web applications. Consequently, much of the burden on the backend is reduced, leading to much lighter web applications.</w:t>
      </w:r>
    </w:p>
    <w:p w:rsidR="0013575E" w:rsidRDefault="0013575E" w:rsidP="00EE0E7C">
      <w:pPr>
        <w:rPr>
          <w:ins w:id="552" w:author="Paolo Ciavola" w:date="2014-04-24T17:02:00Z"/>
          <w:lang w:val="en-GB"/>
        </w:rPr>
      </w:pPr>
      <w:r>
        <w:rPr>
          <w:lang w:val="en-GB"/>
        </w:rPr>
        <w:t>The exchange of JSON data supported by Jersey server platform, assists a View-Driven design of the Server side RESFFul web API that helps building rich and smart web client applications.</w:t>
      </w:r>
    </w:p>
    <w:p w:rsidR="0013575E" w:rsidRDefault="0013575E" w:rsidP="00EE0E7C">
      <w:pPr>
        <w:rPr>
          <w:ins w:id="553" w:author="Paolo Campanella" w:date="2014-04-28T18:34:00Z"/>
          <w:lang w:val="en-GB"/>
        </w:rPr>
      </w:pPr>
    </w:p>
    <w:p w:rsidR="0013575E" w:rsidRDefault="0013575E">
      <w:pPr>
        <w:pStyle w:val="Titolo1"/>
        <w:rPr>
          <w:ins w:id="554" w:author="Paolo Campanella" w:date="2014-04-28T18:34:00Z"/>
          <w:lang w:val="en-GB"/>
        </w:rPr>
        <w:pPrChange w:id="555" w:author="Paolo Campanella" w:date="2014-04-28T18:34:00Z">
          <w:pPr>
            <w:pStyle w:val="Titolo1"/>
            <w:spacing w:after="200"/>
          </w:pPr>
        </w:pPrChange>
      </w:pPr>
      <w:bookmarkStart w:id="556" w:name="_Toc392000440"/>
      <w:ins w:id="557" w:author="Paolo Campanella" w:date="2014-04-28T18:34:00Z">
        <w:r>
          <w:rPr>
            <w:lang w:val="en-GB"/>
          </w:rPr>
          <w:t>Database</w:t>
        </w:r>
        <w:bookmarkEnd w:id="556"/>
      </w:ins>
    </w:p>
    <w:p w:rsidR="0013575E" w:rsidRDefault="0013575E">
      <w:pPr>
        <w:rPr>
          <w:ins w:id="558" w:author="Paolo Campanella" w:date="2014-04-28T18:43:00Z"/>
          <w:lang w:val="en-GB"/>
        </w:rPr>
      </w:pPr>
      <w:ins w:id="559" w:author="Paolo Campanella" w:date="2014-04-28T18:43:00Z">
        <w:r>
          <w:rPr>
            <w:lang w:val="en-GB"/>
          </w:rPr>
          <w:t xml:space="preserve">The RiscKIT Database has to store different </w:t>
        </w:r>
        <w:del w:id="560" w:author="Paolo Ciavola" w:date="2014-07-03T12:06:00Z">
          <w:r w:rsidDel="0080693C">
            <w:rPr>
              <w:lang w:val="en-GB"/>
            </w:rPr>
            <w:delText>Data</w:delText>
          </w:r>
        </w:del>
      </w:ins>
      <w:ins w:id="561" w:author="Paolo Ciavola" w:date="2014-07-03T12:06:00Z">
        <w:r w:rsidR="0080693C">
          <w:rPr>
            <w:lang w:val="en-GB"/>
          </w:rPr>
          <w:t>data types</w:t>
        </w:r>
      </w:ins>
      <w:ins w:id="562" w:author="Paolo Campanella" w:date="2014-04-28T18:43:00Z">
        <w:r>
          <w:rPr>
            <w:lang w:val="en-GB"/>
          </w:rPr>
          <w:t>:</w:t>
        </w:r>
      </w:ins>
    </w:p>
    <w:p w:rsidR="0013575E" w:rsidRDefault="0013575E">
      <w:pPr>
        <w:pStyle w:val="Paragrafoelenco"/>
        <w:numPr>
          <w:ilvl w:val="0"/>
          <w:numId w:val="5"/>
        </w:numPr>
        <w:rPr>
          <w:ins w:id="563" w:author="Paolo Campanella" w:date="2014-04-28T18:44:00Z"/>
          <w:lang w:val="en-GB"/>
        </w:rPr>
        <w:pPrChange w:id="564" w:author="Paolo Campanella" w:date="2014-04-28T18:43:00Z">
          <w:pPr>
            <w:pStyle w:val="Paragrafoelenco"/>
            <w:numPr>
              <w:numId w:val="5"/>
            </w:numPr>
            <w:ind w:left="0" w:hanging="360"/>
          </w:pPr>
        </w:pPrChange>
      </w:pPr>
      <w:ins w:id="565" w:author="Paolo Campanella" w:date="2014-04-28T18:44:00Z">
        <w:r>
          <w:rPr>
            <w:lang w:val="en-GB"/>
          </w:rPr>
          <w:t>Descriptive i</w:t>
        </w:r>
      </w:ins>
      <w:ins w:id="566" w:author="Paolo Campanella" w:date="2014-04-28T18:43:00Z">
        <w:r>
          <w:rPr>
            <w:lang w:val="en-GB"/>
          </w:rPr>
          <w:t>nformation about the Event, including localization, date etc.;</w:t>
        </w:r>
      </w:ins>
    </w:p>
    <w:p w:rsidR="0013575E" w:rsidRDefault="0013575E">
      <w:pPr>
        <w:pStyle w:val="Paragrafoelenco"/>
        <w:numPr>
          <w:ilvl w:val="0"/>
          <w:numId w:val="5"/>
        </w:numPr>
        <w:rPr>
          <w:ins w:id="567" w:author="Paolo Campanella" w:date="2014-04-28T18:45:00Z"/>
          <w:lang w:val="en-GB"/>
        </w:rPr>
        <w:pPrChange w:id="568" w:author="Paolo Campanella" w:date="2014-04-28T18:43:00Z">
          <w:pPr>
            <w:pStyle w:val="Paragrafoelenco"/>
            <w:numPr>
              <w:numId w:val="5"/>
            </w:numPr>
            <w:ind w:left="0" w:hanging="360"/>
          </w:pPr>
        </w:pPrChange>
      </w:pPr>
      <w:ins w:id="569" w:author="Paolo Campanella" w:date="2014-04-28T18:44:00Z">
        <w:r>
          <w:rPr>
            <w:lang w:val="en-GB"/>
          </w:rPr>
          <w:t>Physical information about the described event;</w:t>
        </w:r>
      </w:ins>
    </w:p>
    <w:p w:rsidR="0013575E" w:rsidRDefault="0013575E">
      <w:pPr>
        <w:pStyle w:val="Paragrafoelenco"/>
        <w:numPr>
          <w:ilvl w:val="0"/>
          <w:numId w:val="5"/>
        </w:numPr>
        <w:rPr>
          <w:ins w:id="570" w:author="Paolo Campanella" w:date="2014-04-28T18:46:00Z"/>
          <w:lang w:val="en-GB"/>
        </w:rPr>
        <w:pPrChange w:id="571" w:author="Paolo Campanella" w:date="2014-04-28T18:43:00Z">
          <w:pPr>
            <w:pStyle w:val="Paragrafoelenco"/>
            <w:numPr>
              <w:numId w:val="5"/>
            </w:numPr>
            <w:ind w:left="0" w:hanging="360"/>
          </w:pPr>
        </w:pPrChange>
      </w:pPr>
      <w:ins w:id="572" w:author="Paolo Campanella" w:date="2014-04-28T18:45:00Z">
        <w:r>
          <w:rPr>
            <w:lang w:val="en-GB"/>
          </w:rPr>
          <w:t>Information about the consequences</w:t>
        </w:r>
      </w:ins>
      <w:ins w:id="573" w:author="Paolo Campanella" w:date="2014-04-28T18:46:00Z">
        <w:r>
          <w:rPr>
            <w:lang w:val="en-GB"/>
          </w:rPr>
          <w:t>;</w:t>
        </w:r>
      </w:ins>
    </w:p>
    <w:p w:rsidR="0013575E" w:rsidRDefault="0013575E">
      <w:pPr>
        <w:rPr>
          <w:lang w:val="en-GB"/>
        </w:rPr>
        <w:pPrChange w:id="574" w:author="Paolo Campanella" w:date="2014-04-28T19:06:00Z">
          <w:pPr>
            <w:pStyle w:val="Paragrafoelenco"/>
            <w:numPr>
              <w:numId w:val="5"/>
            </w:numPr>
            <w:ind w:left="766" w:hanging="360"/>
          </w:pPr>
        </w:pPrChange>
      </w:pPr>
      <w:ins w:id="575" w:author="Paolo Campanella" w:date="2014-04-28T19:06:00Z">
        <w:r w:rsidRPr="00675ECE">
          <w:rPr>
            <w:lang w:val="en-GB"/>
          </w:rPr>
          <w:t>For all datasets metadata information will be present according to the INSPIRE directive requirements</w:t>
        </w:r>
        <w:r>
          <w:rPr>
            <w:lang w:val="en-GB"/>
          </w:rPr>
          <w:t>.</w:t>
        </w:r>
      </w:ins>
    </w:p>
    <w:p w:rsidR="0013575E" w:rsidRDefault="0013575E">
      <w:pPr>
        <w:rPr>
          <w:ins w:id="576" w:author="Paolo Campanella" w:date="2014-04-28T18:57:00Z"/>
          <w:lang w:val="en-GB"/>
        </w:rPr>
      </w:pPr>
      <w:ins w:id="577" w:author="Paolo Campanella" w:date="2014-04-28T18:57:00Z">
        <w:r>
          <w:rPr>
            <w:lang w:val="en-GB"/>
          </w:rPr>
          <w:t>The conceptual structure of the Database can be represented in the following scheme:</w:t>
        </w:r>
      </w:ins>
    </w:p>
    <w:p w:rsidR="0013575E" w:rsidRDefault="0013575E">
      <w:pPr>
        <w:rPr>
          <w:ins w:id="578" w:author="Paolo Campanella" w:date="2014-04-28T18:57:00Z"/>
        </w:rPr>
      </w:pPr>
      <w:ins w:id="579" w:author="Paolo Campanella" w:date="2014-04-28T18:57:00Z">
        <w:r>
          <w:object w:dxaOrig="10913" w:dyaOrig="9901">
            <v:shape id="_x0000_i1028" type="#_x0000_t75" style="width:480pt;height:435.45pt" o:ole="">
              <v:imagedata r:id="rId13" o:title=""/>
            </v:shape>
            <o:OLEObject Type="Embed" ProgID="Visio.Drawing.11" ShapeID="_x0000_i1028" DrawAspect="Content" ObjectID="_1339750483" r:id="rId14"/>
          </w:object>
        </w:r>
      </w:ins>
    </w:p>
    <w:p w:rsidR="0013575E" w:rsidRDefault="0013575E">
      <w:pPr>
        <w:rPr>
          <w:ins w:id="580" w:author="Paolo Campanella" w:date="2014-07-01T17:35:00Z"/>
        </w:rPr>
      </w:pPr>
    </w:p>
    <w:p w:rsidR="0013575E" w:rsidRPr="0013575E" w:rsidRDefault="0013575E">
      <w:pPr>
        <w:rPr>
          <w:ins w:id="581" w:author="Paolo Campanella" w:date="2014-04-28T18:57:00Z"/>
          <w:lang w:val="en-US"/>
          <w:rPrChange w:id="582" w:author="Unknown">
            <w:rPr>
              <w:ins w:id="583" w:author="Paolo Campanella" w:date="2014-04-28T18:57:00Z"/>
            </w:rPr>
          </w:rPrChange>
        </w:rPr>
      </w:pPr>
      <w:ins w:id="584" w:author="Paolo Campanella" w:date="2014-07-01T17:35:00Z">
        <w:r w:rsidRPr="0013575E">
          <w:rPr>
            <w:lang w:val="en-US"/>
            <w:rPrChange w:id="585" w:author="Paolo Campanella" w:date="2014-07-01T17:35:00Z">
              <w:rPr>
                <w:color w:val="0000FF"/>
                <w:u w:val="single"/>
              </w:rPr>
            </w:rPrChange>
          </w:rPr>
          <w:t>This is a concep</w:t>
        </w:r>
        <w:r>
          <w:rPr>
            <w:lang w:val="en-US"/>
          </w:rPr>
          <w:t>t</w:t>
        </w:r>
        <w:r w:rsidRPr="0013575E">
          <w:rPr>
            <w:lang w:val="en-US"/>
            <w:rPrChange w:id="586" w:author="Paolo Campanella" w:date="2014-07-01T17:35:00Z">
              <w:rPr>
                <w:color w:val="0000FF"/>
                <w:u w:val="single"/>
              </w:rPr>
            </w:rPrChange>
          </w:rPr>
          <w:t>ual scheme that will be updated and fixed during the detailed system design and implementation.</w:t>
        </w:r>
      </w:ins>
    </w:p>
    <w:p w:rsidR="0013575E" w:rsidRDefault="0013575E">
      <w:pPr>
        <w:rPr>
          <w:ins w:id="587" w:author="Paolo Campanella" w:date="2014-04-28T18:58:00Z"/>
          <w:lang w:val="en-US"/>
        </w:rPr>
      </w:pPr>
      <w:ins w:id="588" w:author="Paolo Campanella" w:date="2014-04-28T18:57:00Z">
        <w:r w:rsidRPr="0013575E">
          <w:rPr>
            <w:lang w:val="en-US"/>
            <w:rPrChange w:id="589" w:author="Paolo Campanella" w:date="2014-04-28T18:58:00Z">
              <w:rPr>
                <w:color w:val="0000FF"/>
                <w:u w:val="single"/>
              </w:rPr>
            </w:rPrChange>
          </w:rPr>
          <w:t xml:space="preserve">For the ingestion of </w:t>
        </w:r>
        <w:del w:id="590" w:author="Paolo Ciavola" w:date="2014-07-03T12:07:00Z">
          <w:r w:rsidRPr="0013575E" w:rsidDel="0080693C">
            <w:rPr>
              <w:lang w:val="en-US"/>
              <w:rPrChange w:id="591" w:author="Paolo Campanella" w:date="2014-04-28T18:58:00Z">
                <w:rPr>
                  <w:color w:val="0000FF"/>
                  <w:u w:val="single"/>
                </w:rPr>
              </w:rPrChange>
            </w:rPr>
            <w:delText>row</w:delText>
          </w:r>
        </w:del>
      </w:ins>
      <w:proofErr w:type="gramStart"/>
      <w:ins w:id="592" w:author="Paolo Ciavola" w:date="2014-07-03T12:07:00Z">
        <w:r w:rsidR="0080693C">
          <w:rPr>
            <w:lang w:val="en-US"/>
          </w:rPr>
          <w:t xml:space="preserve">raw </w:t>
        </w:r>
      </w:ins>
      <w:ins w:id="593" w:author="Paolo Campanella" w:date="2014-04-28T18:57:00Z">
        <w:r w:rsidRPr="0013575E">
          <w:rPr>
            <w:lang w:val="en-US"/>
            <w:rPrChange w:id="594" w:author="Paolo Campanella" w:date="2014-04-28T18:58:00Z">
              <w:rPr>
                <w:color w:val="0000FF"/>
                <w:u w:val="single"/>
              </w:rPr>
            </w:rPrChange>
          </w:rPr>
          <w:t xml:space="preserve"> data</w:t>
        </w:r>
        <w:proofErr w:type="gramEnd"/>
        <w:r w:rsidRPr="0013575E">
          <w:rPr>
            <w:lang w:val="en-US"/>
            <w:rPrChange w:id="595" w:author="Paolo Campanella" w:date="2014-04-28T18:58:00Z">
              <w:rPr>
                <w:color w:val="0000FF"/>
                <w:u w:val="single"/>
              </w:rPr>
            </w:rPrChange>
          </w:rPr>
          <w:t xml:space="preserve"> </w:t>
        </w:r>
      </w:ins>
      <w:ins w:id="596" w:author="Paolo Campanella" w:date="2014-04-28T18:58:00Z">
        <w:r>
          <w:rPr>
            <w:lang w:val="en-US"/>
          </w:rPr>
          <w:t>the following formats will be supported:</w:t>
        </w:r>
      </w:ins>
    </w:p>
    <w:p w:rsidR="0013575E" w:rsidRDefault="0013575E">
      <w:pPr>
        <w:pStyle w:val="Paragrafoelenco"/>
        <w:numPr>
          <w:ilvl w:val="0"/>
          <w:numId w:val="6"/>
        </w:numPr>
        <w:rPr>
          <w:ins w:id="597" w:author="Paolo Campanella" w:date="2014-07-01T17:36:00Z"/>
          <w:lang w:val="en-GB"/>
        </w:rPr>
        <w:pPrChange w:id="598" w:author="Paolo Campanella" w:date="2014-04-28T18:58:00Z">
          <w:pPr>
            <w:pStyle w:val="Paragrafoelenco"/>
            <w:numPr>
              <w:numId w:val="6"/>
            </w:numPr>
            <w:ind w:left="0" w:hanging="360"/>
          </w:pPr>
        </w:pPrChange>
      </w:pPr>
      <w:ins w:id="599" w:author="Paolo Campanella" w:date="2014-04-28T18:58:00Z">
        <w:r>
          <w:rPr>
            <w:lang w:val="en-GB"/>
          </w:rPr>
          <w:t>Csv file for time series like wave height or wind intensity;</w:t>
        </w:r>
      </w:ins>
    </w:p>
    <w:p w:rsidR="0013575E" w:rsidRDefault="0013575E">
      <w:pPr>
        <w:pStyle w:val="Paragrafoelenco"/>
        <w:numPr>
          <w:ilvl w:val="0"/>
          <w:numId w:val="6"/>
        </w:numPr>
        <w:rPr>
          <w:ins w:id="600" w:author="Paolo Campanella" w:date="2014-07-01T17:36:00Z"/>
          <w:lang w:val="en-GB"/>
        </w:rPr>
        <w:pPrChange w:id="601" w:author="Paolo Campanella" w:date="2014-04-28T18:58:00Z">
          <w:pPr>
            <w:pStyle w:val="Paragrafoelenco"/>
            <w:numPr>
              <w:numId w:val="6"/>
            </w:numPr>
            <w:ind w:left="0" w:hanging="360"/>
          </w:pPr>
        </w:pPrChange>
      </w:pPr>
      <w:ins w:id="602" w:author="Paolo Campanella" w:date="2014-07-01T17:36:00Z">
        <w:r>
          <w:rPr>
            <w:lang w:val="en-GB"/>
          </w:rPr>
          <w:t>Other text file formats;</w:t>
        </w:r>
      </w:ins>
    </w:p>
    <w:p w:rsidR="0013575E" w:rsidRDefault="0013575E">
      <w:pPr>
        <w:pStyle w:val="Paragrafoelenco"/>
        <w:numPr>
          <w:ilvl w:val="0"/>
          <w:numId w:val="6"/>
        </w:numPr>
        <w:rPr>
          <w:ins w:id="603" w:author="Paolo Campanella" w:date="2014-07-01T17:36:00Z"/>
          <w:lang w:val="en-GB"/>
        </w:rPr>
        <w:pPrChange w:id="604" w:author="Paolo Campanella" w:date="2014-04-28T18:58:00Z">
          <w:pPr>
            <w:pStyle w:val="Paragrafoelenco"/>
            <w:numPr>
              <w:numId w:val="6"/>
            </w:numPr>
            <w:ind w:left="0" w:hanging="360"/>
          </w:pPr>
        </w:pPrChange>
      </w:pPr>
      <w:ins w:id="605" w:author="Paolo Campanella" w:date="2014-07-01T17:36:00Z">
        <w:r>
          <w:rPr>
            <w:lang w:val="en-GB"/>
          </w:rPr>
          <w:t>Multimedia images formats;</w:t>
        </w:r>
      </w:ins>
    </w:p>
    <w:p w:rsidR="0013575E" w:rsidRDefault="0013575E">
      <w:pPr>
        <w:pStyle w:val="Paragrafoelenco"/>
        <w:numPr>
          <w:ilvl w:val="0"/>
          <w:numId w:val="6"/>
        </w:numPr>
        <w:rPr>
          <w:ins w:id="606" w:author="Paolo Campanella" w:date="2014-04-28T18:58:00Z"/>
          <w:lang w:val="en-GB"/>
        </w:rPr>
        <w:pPrChange w:id="607" w:author="Paolo Campanella" w:date="2014-04-28T18:58:00Z">
          <w:pPr>
            <w:pStyle w:val="Paragrafoelenco"/>
            <w:numPr>
              <w:numId w:val="6"/>
            </w:numPr>
            <w:ind w:left="0" w:hanging="360"/>
          </w:pPr>
        </w:pPrChange>
      </w:pPr>
      <w:ins w:id="608" w:author="Paolo Campanella" w:date="2014-07-01T17:36:00Z">
        <w:r>
          <w:rPr>
            <w:lang w:val="en-GB"/>
          </w:rPr>
          <w:t>Documents (doc, docs, pdf…);</w:t>
        </w:r>
      </w:ins>
    </w:p>
    <w:p w:rsidR="0013575E" w:rsidRDefault="0013575E">
      <w:pPr>
        <w:pStyle w:val="Paragrafoelenco"/>
        <w:numPr>
          <w:ilvl w:val="0"/>
          <w:numId w:val="6"/>
        </w:numPr>
        <w:rPr>
          <w:ins w:id="609" w:author="Paolo Campanella" w:date="2014-04-28T19:02:00Z"/>
          <w:lang w:val="en-GB"/>
        </w:rPr>
        <w:pPrChange w:id="610" w:author="Paolo Campanella" w:date="2014-04-28T19:02:00Z">
          <w:pPr>
            <w:pStyle w:val="Paragrafoelenco"/>
            <w:numPr>
              <w:numId w:val="6"/>
            </w:numPr>
            <w:ind w:left="0" w:hanging="360"/>
          </w:pPr>
        </w:pPrChange>
      </w:pPr>
      <w:ins w:id="611" w:author="Paolo Campanella" w:date="2014-04-28T18:58:00Z">
        <w:r>
          <w:rPr>
            <w:lang w:val="en-GB"/>
          </w:rPr>
          <w:t xml:space="preserve">Shape </w:t>
        </w:r>
      </w:ins>
      <w:ins w:id="612" w:author="Paolo Ciavola" w:date="2014-07-03T12:07:00Z">
        <w:r w:rsidR="0080693C">
          <w:rPr>
            <w:lang w:val="en-GB"/>
          </w:rPr>
          <w:t>or dbf f</w:t>
        </w:r>
      </w:ins>
      <w:ins w:id="613" w:author="Paolo Campanella" w:date="2014-04-28T18:58:00Z">
        <w:del w:id="614" w:author="Paolo Ciavola" w:date="2014-07-03T12:07:00Z">
          <w:r w:rsidDel="0080693C">
            <w:rPr>
              <w:lang w:val="en-GB"/>
            </w:rPr>
            <w:delText>F</w:delText>
          </w:r>
        </w:del>
        <w:r>
          <w:rPr>
            <w:lang w:val="en-GB"/>
          </w:rPr>
          <w:t>iles for event localizations;</w:t>
        </w:r>
      </w:ins>
    </w:p>
    <w:p w:rsidR="0013575E" w:rsidRPr="00675ECE" w:rsidRDefault="0013575E">
      <w:pPr>
        <w:rPr>
          <w:ins w:id="615" w:author="Paolo Campanella" w:date="2014-04-28T18:40:00Z"/>
          <w:lang w:val="en-GB"/>
        </w:rPr>
      </w:pPr>
      <w:ins w:id="616" w:author="Paolo Campanella" w:date="2014-04-28T19:02:00Z">
        <w:r>
          <w:rPr>
            <w:lang w:val="en-GB"/>
          </w:rPr>
          <w:t>As stated before, the Database content will be exportable in XML format.</w:t>
        </w:r>
      </w:ins>
    </w:p>
    <w:p w:rsidR="0013575E" w:rsidRDefault="0013575E">
      <w:pPr>
        <w:rPr>
          <w:ins w:id="617" w:author="Paolo Campanella" w:date="2014-04-28T19:19:00Z"/>
          <w:rFonts w:ascii="Cambria" w:eastAsia="MS Gothic" w:hAnsi="Cambria"/>
          <w:b/>
          <w:bCs/>
          <w:color w:val="365F91"/>
          <w:sz w:val="28"/>
          <w:szCs w:val="28"/>
          <w:lang w:val="en-GB"/>
        </w:rPr>
      </w:pPr>
      <w:ins w:id="618" w:author="Paolo Campanella" w:date="2014-04-28T19:19:00Z">
        <w:r>
          <w:rPr>
            <w:lang w:val="en-GB"/>
          </w:rPr>
          <w:br w:type="page"/>
        </w:r>
      </w:ins>
    </w:p>
    <w:p w:rsidR="0013575E" w:rsidRDefault="0013575E">
      <w:pPr>
        <w:pStyle w:val="Titolo1"/>
        <w:rPr>
          <w:ins w:id="619" w:author="Paolo Ciavola" w:date="2014-04-24T17:02:00Z"/>
          <w:lang w:val="en-GB"/>
        </w:rPr>
        <w:pPrChange w:id="620" w:author="Paolo Campanella" w:date="2014-04-28T18:40:00Z">
          <w:pPr>
            <w:pStyle w:val="Titolo1"/>
            <w:spacing w:after="200"/>
          </w:pPr>
        </w:pPrChange>
      </w:pPr>
      <w:bookmarkStart w:id="621" w:name="_Toc392000441"/>
      <w:ins w:id="622" w:author="Paolo Campanella" w:date="2014-04-28T18:40:00Z">
        <w:r>
          <w:rPr>
            <w:lang w:val="en-GB"/>
          </w:rPr>
          <w:t>Project Scheduling</w:t>
        </w:r>
      </w:ins>
      <w:bookmarkEnd w:id="621"/>
    </w:p>
    <w:p w:rsidR="0013575E" w:rsidRPr="0013575E" w:rsidDel="003A5299" w:rsidRDefault="0013575E" w:rsidP="00EE0E7C">
      <w:pPr>
        <w:rPr>
          <w:ins w:id="623" w:author="Paolo Ciavola" w:date="2014-04-24T17:04:00Z"/>
          <w:del w:id="624" w:author="Paolo Campanella" w:date="2014-04-28T19:19:00Z"/>
          <w:lang w:val="en-US"/>
          <w:rPrChange w:id="625" w:author="Unknown">
            <w:rPr>
              <w:ins w:id="626" w:author="Paolo Ciavola" w:date="2014-04-24T17:04:00Z"/>
              <w:del w:id="627" w:author="Paolo Campanella" w:date="2014-04-28T19:19:00Z"/>
              <w:lang w:val="en-GB"/>
            </w:rPr>
          </w:rPrChange>
        </w:rPr>
      </w:pPr>
      <w:ins w:id="628" w:author="Paolo Campanella" w:date="2014-04-28T19:19:00Z">
        <w:r>
          <w:rPr>
            <w:lang w:val="en-US"/>
          </w:rPr>
          <w:t>The project scheduling is represented in the following scheme:</w:t>
        </w:r>
      </w:ins>
      <w:ins w:id="629" w:author="Paolo Ciavola" w:date="2014-04-24T17:02:00Z">
        <w:del w:id="630" w:author="Paolo Campanella" w:date="2014-04-28T19:19:00Z">
          <w:r w:rsidRPr="0013575E">
            <w:rPr>
              <w:lang w:val="en-US"/>
              <w:rPrChange w:id="631" w:author="Paolo Campanella" w:date="2014-04-28T18:47:00Z">
                <w:rPr>
                  <w:color w:val="0000FF"/>
                  <w:u w:val="single"/>
                  <w:lang w:val="en-GB"/>
                </w:rPr>
              </w:rPrChange>
            </w:rPr>
            <w:delText xml:space="preserve">Rimane quindi da fare </w:delText>
          </w:r>
        </w:del>
      </w:ins>
      <w:ins w:id="632" w:author="Paolo Ciavola" w:date="2014-04-24T17:04:00Z">
        <w:del w:id="633" w:author="Paolo Campanella" w:date="2014-04-28T19:19:00Z">
          <w:r w:rsidRPr="0013575E">
            <w:rPr>
              <w:lang w:val="en-US"/>
              <w:rPrChange w:id="634" w:author="Paolo Campanella" w:date="2014-04-28T18:47:00Z">
                <w:rPr>
                  <w:color w:val="0000FF"/>
                  <w:u w:val="single"/>
                  <w:lang w:val="en-GB"/>
                </w:rPr>
              </w:rPrChange>
            </w:rPr>
            <w:delText>il seguente</w:delText>
          </w:r>
        </w:del>
      </w:ins>
    </w:p>
    <w:p w:rsidR="0013575E" w:rsidRDefault="0013575E" w:rsidP="00EE0E7C">
      <w:pPr>
        <w:rPr>
          <w:ins w:id="635" w:author="Paolo Campanella" w:date="2014-04-28T19:19:00Z"/>
          <w:lang w:val="en-US"/>
        </w:rPr>
      </w:pPr>
    </w:p>
    <w:tbl>
      <w:tblPr>
        <w:tblW w:w="5000" w:type="pct"/>
        <w:tblLook w:val="00A0" w:firstRow="1" w:lastRow="0" w:firstColumn="1" w:lastColumn="0" w:noHBand="0" w:noVBand="0"/>
      </w:tblPr>
      <w:tblGrid>
        <w:gridCol w:w="1645"/>
        <w:gridCol w:w="714"/>
        <w:gridCol w:w="629"/>
        <w:gridCol w:w="629"/>
        <w:gridCol w:w="555"/>
        <w:gridCol w:w="555"/>
        <w:gridCol w:w="555"/>
        <w:gridCol w:w="555"/>
        <w:gridCol w:w="592"/>
        <w:gridCol w:w="592"/>
        <w:gridCol w:w="548"/>
        <w:gridCol w:w="579"/>
        <w:gridCol w:w="578"/>
        <w:gridCol w:w="545"/>
        <w:gridCol w:w="583"/>
      </w:tblGrid>
      <w:tr w:rsidR="0013575E" w:rsidRPr="00766915" w:rsidTr="00E31D3C">
        <w:trPr>
          <w:trHeight w:val="300"/>
          <w:ins w:id="636" w:author="Paolo Campanella" w:date="2014-04-28T19:19:00Z"/>
        </w:trPr>
        <w:tc>
          <w:tcPr>
            <w:tcW w:w="809" w:type="pct"/>
            <w:vMerge w:val="restart"/>
          </w:tcPr>
          <w:p w:rsidR="0013575E" w:rsidRPr="003A5299" w:rsidRDefault="0013575E" w:rsidP="003A5299">
            <w:pPr>
              <w:spacing w:after="0" w:line="240" w:lineRule="auto"/>
              <w:jc w:val="center"/>
              <w:rPr>
                <w:ins w:id="637" w:author="Paolo Campanella" w:date="2014-04-28T19:19:00Z"/>
                <w:b/>
                <w:bCs/>
                <w:color w:val="000000"/>
                <w:lang w:eastAsia="it-IT"/>
              </w:rPr>
            </w:pPr>
            <w:ins w:id="638" w:author="Paolo Campanella" w:date="2014-04-28T19:19:00Z">
              <w:r w:rsidRPr="003A5299">
                <w:rPr>
                  <w:b/>
                  <w:bCs/>
                  <w:color w:val="000000"/>
                  <w:lang w:eastAsia="it-IT"/>
                </w:rPr>
                <w:t>Task</w:t>
              </w:r>
            </w:ins>
          </w:p>
        </w:tc>
        <w:tc>
          <w:tcPr>
            <w:tcW w:w="326" w:type="pct"/>
            <w:vMerge w:val="restart"/>
            <w:noWrap/>
          </w:tcPr>
          <w:p w:rsidR="0013575E" w:rsidRPr="003A5299" w:rsidRDefault="0013575E" w:rsidP="003A5299">
            <w:pPr>
              <w:spacing w:after="0" w:line="240" w:lineRule="auto"/>
              <w:jc w:val="center"/>
              <w:rPr>
                <w:ins w:id="639" w:author="Paolo Campanella" w:date="2014-04-28T19:19:00Z"/>
                <w:b/>
                <w:bCs/>
                <w:color w:val="000000"/>
                <w:lang w:eastAsia="it-IT"/>
              </w:rPr>
            </w:pPr>
            <w:ins w:id="640" w:author="Paolo Campanella" w:date="2014-04-28T19:19:00Z">
              <w:r w:rsidRPr="003A5299">
                <w:rPr>
                  <w:b/>
                  <w:bCs/>
                  <w:color w:val="000000"/>
                  <w:lang w:eastAsia="it-IT"/>
                </w:rPr>
                <w:t>Date</w:t>
              </w:r>
            </w:ins>
          </w:p>
        </w:tc>
        <w:tc>
          <w:tcPr>
            <w:tcW w:w="304" w:type="pct"/>
            <w:vMerge w:val="restart"/>
            <w:noWrap/>
          </w:tcPr>
          <w:p w:rsidR="0013575E" w:rsidRPr="003A5299" w:rsidRDefault="0013575E" w:rsidP="003A5299">
            <w:pPr>
              <w:spacing w:after="0" w:line="240" w:lineRule="auto"/>
              <w:jc w:val="center"/>
              <w:rPr>
                <w:ins w:id="641" w:author="Paolo Campanella" w:date="2014-04-28T19:19:00Z"/>
                <w:i/>
                <w:iCs/>
                <w:color w:val="000000"/>
                <w:lang w:eastAsia="it-IT"/>
              </w:rPr>
            </w:pPr>
            <w:ins w:id="642" w:author="Paolo Campanella" w:date="2014-04-28T19:19:00Z">
              <w:r w:rsidRPr="003A5299">
                <w:rPr>
                  <w:i/>
                  <w:iCs/>
                  <w:color w:val="000000"/>
                  <w:lang w:eastAsia="it-IT"/>
                </w:rPr>
                <w:t>01-mag</w:t>
              </w:r>
            </w:ins>
          </w:p>
        </w:tc>
        <w:tc>
          <w:tcPr>
            <w:tcW w:w="304" w:type="pct"/>
            <w:vMerge w:val="restart"/>
            <w:noWrap/>
          </w:tcPr>
          <w:p w:rsidR="0013575E" w:rsidRPr="003A5299" w:rsidRDefault="0013575E" w:rsidP="003A5299">
            <w:pPr>
              <w:spacing w:after="0" w:line="240" w:lineRule="auto"/>
              <w:jc w:val="center"/>
              <w:rPr>
                <w:ins w:id="643" w:author="Paolo Campanella" w:date="2014-04-28T19:19:00Z"/>
                <w:i/>
                <w:iCs/>
                <w:color w:val="000000"/>
                <w:lang w:eastAsia="it-IT"/>
              </w:rPr>
            </w:pPr>
            <w:ins w:id="644" w:author="Paolo Campanella" w:date="2014-04-28T19:19:00Z">
              <w:r w:rsidRPr="003A5299">
                <w:rPr>
                  <w:i/>
                  <w:iCs/>
                  <w:color w:val="000000"/>
                  <w:lang w:eastAsia="it-IT"/>
                </w:rPr>
                <w:t>15-mag</w:t>
              </w:r>
            </w:ins>
          </w:p>
        </w:tc>
        <w:tc>
          <w:tcPr>
            <w:tcW w:w="304" w:type="pct"/>
            <w:vMerge w:val="restart"/>
            <w:noWrap/>
          </w:tcPr>
          <w:p w:rsidR="0013575E" w:rsidRPr="003A5299" w:rsidRDefault="0013575E" w:rsidP="003A5299">
            <w:pPr>
              <w:spacing w:after="0" w:line="240" w:lineRule="auto"/>
              <w:jc w:val="center"/>
              <w:rPr>
                <w:ins w:id="645" w:author="Paolo Campanella" w:date="2014-04-28T19:19:00Z"/>
                <w:i/>
                <w:iCs/>
                <w:color w:val="000000"/>
                <w:lang w:eastAsia="it-IT"/>
              </w:rPr>
            </w:pPr>
            <w:ins w:id="646" w:author="Paolo Campanella" w:date="2014-04-28T19:19:00Z">
              <w:r w:rsidRPr="003A5299">
                <w:rPr>
                  <w:i/>
                  <w:iCs/>
                  <w:color w:val="000000"/>
                  <w:lang w:eastAsia="it-IT"/>
                </w:rPr>
                <w:t>01-giu</w:t>
              </w:r>
            </w:ins>
          </w:p>
        </w:tc>
        <w:tc>
          <w:tcPr>
            <w:tcW w:w="304" w:type="pct"/>
            <w:vMerge w:val="restart"/>
            <w:noWrap/>
          </w:tcPr>
          <w:p w:rsidR="0013575E" w:rsidRPr="003A5299" w:rsidRDefault="0013575E" w:rsidP="003A5299">
            <w:pPr>
              <w:spacing w:after="0" w:line="240" w:lineRule="auto"/>
              <w:jc w:val="center"/>
              <w:rPr>
                <w:ins w:id="647" w:author="Paolo Campanella" w:date="2014-04-28T19:19:00Z"/>
                <w:i/>
                <w:iCs/>
                <w:color w:val="000000"/>
                <w:lang w:eastAsia="it-IT"/>
              </w:rPr>
            </w:pPr>
            <w:ins w:id="648" w:author="Paolo Campanella" w:date="2014-04-28T19:19:00Z">
              <w:r w:rsidRPr="003A5299">
                <w:rPr>
                  <w:i/>
                  <w:iCs/>
                  <w:color w:val="000000"/>
                  <w:lang w:eastAsia="it-IT"/>
                </w:rPr>
                <w:t>15-giu</w:t>
              </w:r>
            </w:ins>
          </w:p>
        </w:tc>
        <w:tc>
          <w:tcPr>
            <w:tcW w:w="304" w:type="pct"/>
            <w:vMerge w:val="restart"/>
            <w:noWrap/>
          </w:tcPr>
          <w:p w:rsidR="0013575E" w:rsidRPr="003A5299" w:rsidRDefault="0013575E" w:rsidP="003A5299">
            <w:pPr>
              <w:spacing w:after="0" w:line="240" w:lineRule="auto"/>
              <w:jc w:val="center"/>
              <w:rPr>
                <w:ins w:id="649" w:author="Paolo Campanella" w:date="2014-04-28T19:19:00Z"/>
                <w:i/>
                <w:iCs/>
                <w:color w:val="000000"/>
                <w:lang w:eastAsia="it-IT"/>
              </w:rPr>
            </w:pPr>
            <w:ins w:id="650" w:author="Paolo Campanella" w:date="2014-04-28T19:19:00Z">
              <w:r w:rsidRPr="003A5299">
                <w:rPr>
                  <w:i/>
                  <w:iCs/>
                  <w:color w:val="000000"/>
                  <w:lang w:eastAsia="it-IT"/>
                </w:rPr>
                <w:t>01-lug</w:t>
              </w:r>
            </w:ins>
          </w:p>
        </w:tc>
        <w:tc>
          <w:tcPr>
            <w:tcW w:w="304" w:type="pct"/>
            <w:vMerge w:val="restart"/>
            <w:noWrap/>
          </w:tcPr>
          <w:p w:rsidR="0013575E" w:rsidRPr="003A5299" w:rsidRDefault="0013575E" w:rsidP="003A5299">
            <w:pPr>
              <w:spacing w:after="0" w:line="240" w:lineRule="auto"/>
              <w:jc w:val="center"/>
              <w:rPr>
                <w:ins w:id="651" w:author="Paolo Campanella" w:date="2014-04-28T19:19:00Z"/>
                <w:i/>
                <w:iCs/>
                <w:color w:val="000000"/>
                <w:lang w:eastAsia="it-IT"/>
              </w:rPr>
            </w:pPr>
            <w:ins w:id="652" w:author="Paolo Campanella" w:date="2014-04-28T19:19:00Z">
              <w:r w:rsidRPr="003A5299">
                <w:rPr>
                  <w:i/>
                  <w:iCs/>
                  <w:color w:val="000000"/>
                  <w:lang w:eastAsia="it-IT"/>
                </w:rPr>
                <w:t>15-lug</w:t>
              </w:r>
            </w:ins>
          </w:p>
        </w:tc>
        <w:tc>
          <w:tcPr>
            <w:tcW w:w="304" w:type="pct"/>
            <w:vMerge w:val="restart"/>
            <w:noWrap/>
          </w:tcPr>
          <w:p w:rsidR="0013575E" w:rsidRPr="003A5299" w:rsidRDefault="0013575E" w:rsidP="003A5299">
            <w:pPr>
              <w:spacing w:after="0" w:line="240" w:lineRule="auto"/>
              <w:jc w:val="center"/>
              <w:rPr>
                <w:ins w:id="653" w:author="Paolo Campanella" w:date="2014-04-28T19:19:00Z"/>
                <w:i/>
                <w:iCs/>
                <w:color w:val="000000"/>
                <w:lang w:eastAsia="it-IT"/>
              </w:rPr>
            </w:pPr>
            <w:ins w:id="654" w:author="Paolo Campanella" w:date="2014-04-28T19:19:00Z">
              <w:r w:rsidRPr="003A5299">
                <w:rPr>
                  <w:i/>
                  <w:iCs/>
                  <w:color w:val="000000"/>
                  <w:lang w:eastAsia="it-IT"/>
                </w:rPr>
                <w:t>01-ago</w:t>
              </w:r>
            </w:ins>
          </w:p>
        </w:tc>
        <w:tc>
          <w:tcPr>
            <w:tcW w:w="304" w:type="pct"/>
            <w:vMerge w:val="restart"/>
            <w:noWrap/>
          </w:tcPr>
          <w:p w:rsidR="0013575E" w:rsidRPr="003A5299" w:rsidRDefault="0013575E" w:rsidP="003A5299">
            <w:pPr>
              <w:spacing w:after="0" w:line="240" w:lineRule="auto"/>
              <w:jc w:val="center"/>
              <w:rPr>
                <w:ins w:id="655" w:author="Paolo Campanella" w:date="2014-04-28T19:19:00Z"/>
                <w:i/>
                <w:iCs/>
                <w:color w:val="000000"/>
                <w:lang w:eastAsia="it-IT"/>
              </w:rPr>
            </w:pPr>
            <w:ins w:id="656" w:author="Paolo Campanella" w:date="2014-04-28T19:19:00Z">
              <w:r w:rsidRPr="003A5299">
                <w:rPr>
                  <w:i/>
                  <w:iCs/>
                  <w:color w:val="000000"/>
                  <w:lang w:eastAsia="it-IT"/>
                </w:rPr>
                <w:t>15-ago</w:t>
              </w:r>
            </w:ins>
          </w:p>
        </w:tc>
        <w:tc>
          <w:tcPr>
            <w:tcW w:w="304" w:type="pct"/>
            <w:vMerge w:val="restart"/>
            <w:noWrap/>
          </w:tcPr>
          <w:p w:rsidR="0013575E" w:rsidRPr="003A5299" w:rsidRDefault="0013575E" w:rsidP="003A5299">
            <w:pPr>
              <w:spacing w:after="0" w:line="240" w:lineRule="auto"/>
              <w:jc w:val="center"/>
              <w:rPr>
                <w:ins w:id="657" w:author="Paolo Campanella" w:date="2014-04-28T19:19:00Z"/>
                <w:i/>
                <w:iCs/>
                <w:color w:val="000000"/>
                <w:lang w:eastAsia="it-IT"/>
              </w:rPr>
            </w:pPr>
            <w:ins w:id="658" w:author="Paolo Campanella" w:date="2014-04-28T19:19:00Z">
              <w:r w:rsidRPr="003A5299">
                <w:rPr>
                  <w:i/>
                  <w:iCs/>
                  <w:color w:val="000000"/>
                  <w:lang w:eastAsia="it-IT"/>
                </w:rPr>
                <w:t>01-set</w:t>
              </w:r>
            </w:ins>
          </w:p>
        </w:tc>
        <w:tc>
          <w:tcPr>
            <w:tcW w:w="304" w:type="pct"/>
            <w:vMerge w:val="restart"/>
            <w:noWrap/>
          </w:tcPr>
          <w:p w:rsidR="0013575E" w:rsidRPr="003A5299" w:rsidRDefault="0013575E" w:rsidP="003A5299">
            <w:pPr>
              <w:spacing w:after="0" w:line="240" w:lineRule="auto"/>
              <w:jc w:val="center"/>
              <w:rPr>
                <w:ins w:id="659" w:author="Paolo Campanella" w:date="2014-04-28T19:19:00Z"/>
                <w:i/>
                <w:iCs/>
                <w:color w:val="000000"/>
                <w:lang w:eastAsia="it-IT"/>
              </w:rPr>
            </w:pPr>
            <w:ins w:id="660" w:author="Paolo Campanella" w:date="2014-04-28T19:19:00Z">
              <w:r w:rsidRPr="003A5299">
                <w:rPr>
                  <w:i/>
                  <w:iCs/>
                  <w:color w:val="000000"/>
                  <w:lang w:eastAsia="it-IT"/>
                </w:rPr>
                <w:t>15-set</w:t>
              </w:r>
            </w:ins>
          </w:p>
        </w:tc>
        <w:tc>
          <w:tcPr>
            <w:tcW w:w="304" w:type="pct"/>
            <w:vMerge w:val="restart"/>
            <w:noWrap/>
          </w:tcPr>
          <w:p w:rsidR="0013575E" w:rsidRPr="003A5299" w:rsidRDefault="0013575E" w:rsidP="003A5299">
            <w:pPr>
              <w:spacing w:after="0" w:line="240" w:lineRule="auto"/>
              <w:jc w:val="center"/>
              <w:rPr>
                <w:ins w:id="661" w:author="Paolo Campanella" w:date="2014-04-28T19:19:00Z"/>
                <w:i/>
                <w:iCs/>
                <w:color w:val="000000"/>
                <w:lang w:eastAsia="it-IT"/>
              </w:rPr>
            </w:pPr>
            <w:ins w:id="662" w:author="Paolo Campanella" w:date="2014-04-28T19:19:00Z">
              <w:r w:rsidRPr="003A5299">
                <w:rPr>
                  <w:i/>
                  <w:iCs/>
                  <w:color w:val="000000"/>
                  <w:lang w:eastAsia="it-IT"/>
                </w:rPr>
                <w:t>01-ott</w:t>
              </w:r>
            </w:ins>
          </w:p>
        </w:tc>
        <w:tc>
          <w:tcPr>
            <w:tcW w:w="261" w:type="pct"/>
            <w:vMerge w:val="restart"/>
            <w:noWrap/>
          </w:tcPr>
          <w:p w:rsidR="0013575E" w:rsidRPr="003A5299" w:rsidRDefault="0013575E" w:rsidP="003A5299">
            <w:pPr>
              <w:spacing w:after="0" w:line="240" w:lineRule="auto"/>
              <w:jc w:val="center"/>
              <w:rPr>
                <w:ins w:id="663" w:author="Paolo Campanella" w:date="2014-04-28T19:19:00Z"/>
                <w:i/>
                <w:iCs/>
                <w:color w:val="000000"/>
                <w:lang w:eastAsia="it-IT"/>
              </w:rPr>
            </w:pPr>
            <w:ins w:id="664" w:author="Paolo Campanella" w:date="2014-04-28T19:19:00Z">
              <w:r w:rsidRPr="003A5299">
                <w:rPr>
                  <w:i/>
                  <w:iCs/>
                  <w:color w:val="000000"/>
                  <w:lang w:eastAsia="it-IT"/>
                </w:rPr>
                <w:t>15-ott</w:t>
              </w:r>
            </w:ins>
          </w:p>
        </w:tc>
        <w:tc>
          <w:tcPr>
            <w:tcW w:w="261" w:type="pct"/>
            <w:vMerge w:val="restart"/>
            <w:noWrap/>
          </w:tcPr>
          <w:p w:rsidR="0013575E" w:rsidRPr="003A5299" w:rsidRDefault="0013575E" w:rsidP="003A5299">
            <w:pPr>
              <w:spacing w:after="0" w:line="240" w:lineRule="auto"/>
              <w:jc w:val="center"/>
              <w:rPr>
                <w:ins w:id="665" w:author="Paolo Campanella" w:date="2014-04-28T19:19:00Z"/>
                <w:i/>
                <w:iCs/>
                <w:color w:val="000000"/>
                <w:lang w:eastAsia="it-IT"/>
              </w:rPr>
            </w:pPr>
            <w:ins w:id="666" w:author="Paolo Campanella" w:date="2014-04-28T19:19:00Z">
              <w:r w:rsidRPr="003A5299">
                <w:rPr>
                  <w:i/>
                  <w:iCs/>
                  <w:color w:val="000000"/>
                  <w:lang w:eastAsia="it-IT"/>
                </w:rPr>
                <w:t>01-nov</w:t>
              </w:r>
            </w:ins>
          </w:p>
        </w:tc>
      </w:tr>
      <w:tr w:rsidR="0013575E" w:rsidRPr="00766915" w:rsidTr="00E31D3C">
        <w:trPr>
          <w:trHeight w:val="300"/>
          <w:ins w:id="667" w:author="Paolo Campanella" w:date="2014-04-28T19:19:00Z"/>
        </w:trPr>
        <w:tc>
          <w:tcPr>
            <w:tcW w:w="809" w:type="pct"/>
            <w:vMerge/>
          </w:tcPr>
          <w:p w:rsidR="0013575E" w:rsidRPr="003A5299" w:rsidRDefault="0013575E" w:rsidP="003A5299">
            <w:pPr>
              <w:spacing w:after="0" w:line="240" w:lineRule="auto"/>
              <w:rPr>
                <w:ins w:id="668" w:author="Paolo Campanella" w:date="2014-04-28T19:19:00Z"/>
                <w:b/>
                <w:bCs/>
                <w:color w:val="000000"/>
                <w:lang w:eastAsia="it-IT"/>
              </w:rPr>
            </w:pPr>
          </w:p>
        </w:tc>
        <w:tc>
          <w:tcPr>
            <w:tcW w:w="326" w:type="pct"/>
            <w:vMerge/>
          </w:tcPr>
          <w:p w:rsidR="0013575E" w:rsidRPr="003A5299" w:rsidRDefault="0013575E" w:rsidP="003A5299">
            <w:pPr>
              <w:spacing w:after="0" w:line="240" w:lineRule="auto"/>
              <w:rPr>
                <w:ins w:id="669" w:author="Paolo Campanella" w:date="2014-04-28T19:19:00Z"/>
                <w:b/>
                <w:bCs/>
                <w:color w:val="000000"/>
                <w:lang w:eastAsia="it-IT"/>
              </w:rPr>
            </w:pPr>
          </w:p>
        </w:tc>
        <w:tc>
          <w:tcPr>
            <w:tcW w:w="304" w:type="pct"/>
            <w:vMerge/>
          </w:tcPr>
          <w:p w:rsidR="0013575E" w:rsidRPr="003A5299" w:rsidRDefault="0013575E" w:rsidP="003A5299">
            <w:pPr>
              <w:spacing w:after="0" w:line="240" w:lineRule="auto"/>
              <w:rPr>
                <w:ins w:id="670" w:author="Paolo Campanella" w:date="2014-04-28T19:19:00Z"/>
                <w:i/>
                <w:iCs/>
                <w:color w:val="000000"/>
                <w:lang w:eastAsia="it-IT"/>
              </w:rPr>
            </w:pPr>
          </w:p>
        </w:tc>
        <w:tc>
          <w:tcPr>
            <w:tcW w:w="304" w:type="pct"/>
            <w:vMerge/>
          </w:tcPr>
          <w:p w:rsidR="0013575E" w:rsidRPr="003A5299" w:rsidRDefault="0013575E" w:rsidP="003A5299">
            <w:pPr>
              <w:spacing w:after="0" w:line="240" w:lineRule="auto"/>
              <w:rPr>
                <w:ins w:id="671" w:author="Paolo Campanella" w:date="2014-04-28T19:19:00Z"/>
                <w:i/>
                <w:iCs/>
                <w:color w:val="000000"/>
                <w:lang w:eastAsia="it-IT"/>
              </w:rPr>
            </w:pPr>
          </w:p>
        </w:tc>
        <w:tc>
          <w:tcPr>
            <w:tcW w:w="304" w:type="pct"/>
            <w:vMerge/>
          </w:tcPr>
          <w:p w:rsidR="0013575E" w:rsidRPr="003A5299" w:rsidRDefault="0013575E" w:rsidP="003A5299">
            <w:pPr>
              <w:spacing w:after="0" w:line="240" w:lineRule="auto"/>
              <w:rPr>
                <w:ins w:id="672" w:author="Paolo Campanella" w:date="2014-04-28T19:19:00Z"/>
                <w:i/>
                <w:iCs/>
                <w:color w:val="000000"/>
                <w:lang w:eastAsia="it-IT"/>
              </w:rPr>
            </w:pPr>
          </w:p>
        </w:tc>
        <w:tc>
          <w:tcPr>
            <w:tcW w:w="304" w:type="pct"/>
            <w:vMerge/>
          </w:tcPr>
          <w:p w:rsidR="0013575E" w:rsidRPr="003A5299" w:rsidRDefault="0013575E" w:rsidP="003A5299">
            <w:pPr>
              <w:spacing w:after="0" w:line="240" w:lineRule="auto"/>
              <w:rPr>
                <w:ins w:id="673" w:author="Paolo Campanella" w:date="2014-04-28T19:19:00Z"/>
                <w:i/>
                <w:iCs/>
                <w:color w:val="000000"/>
                <w:lang w:eastAsia="it-IT"/>
              </w:rPr>
            </w:pPr>
          </w:p>
        </w:tc>
        <w:tc>
          <w:tcPr>
            <w:tcW w:w="304" w:type="pct"/>
            <w:vMerge/>
          </w:tcPr>
          <w:p w:rsidR="0013575E" w:rsidRPr="003A5299" w:rsidRDefault="0013575E" w:rsidP="003A5299">
            <w:pPr>
              <w:spacing w:after="0" w:line="240" w:lineRule="auto"/>
              <w:rPr>
                <w:ins w:id="674" w:author="Paolo Campanella" w:date="2014-04-28T19:19:00Z"/>
                <w:i/>
                <w:iCs/>
                <w:color w:val="000000"/>
                <w:lang w:eastAsia="it-IT"/>
              </w:rPr>
            </w:pPr>
          </w:p>
        </w:tc>
        <w:tc>
          <w:tcPr>
            <w:tcW w:w="304" w:type="pct"/>
            <w:vMerge/>
          </w:tcPr>
          <w:p w:rsidR="0013575E" w:rsidRPr="003A5299" w:rsidRDefault="0013575E" w:rsidP="003A5299">
            <w:pPr>
              <w:spacing w:after="0" w:line="240" w:lineRule="auto"/>
              <w:rPr>
                <w:ins w:id="675" w:author="Paolo Campanella" w:date="2014-04-28T19:19:00Z"/>
                <w:i/>
                <w:iCs/>
                <w:color w:val="000000"/>
                <w:lang w:eastAsia="it-IT"/>
              </w:rPr>
            </w:pPr>
          </w:p>
        </w:tc>
        <w:tc>
          <w:tcPr>
            <w:tcW w:w="304" w:type="pct"/>
            <w:vMerge/>
          </w:tcPr>
          <w:p w:rsidR="0013575E" w:rsidRPr="003A5299" w:rsidRDefault="0013575E" w:rsidP="003A5299">
            <w:pPr>
              <w:spacing w:after="0" w:line="240" w:lineRule="auto"/>
              <w:rPr>
                <w:ins w:id="676" w:author="Paolo Campanella" w:date="2014-04-28T19:19:00Z"/>
                <w:i/>
                <w:iCs/>
                <w:color w:val="000000"/>
                <w:lang w:eastAsia="it-IT"/>
              </w:rPr>
            </w:pPr>
          </w:p>
        </w:tc>
        <w:tc>
          <w:tcPr>
            <w:tcW w:w="304" w:type="pct"/>
            <w:vMerge/>
          </w:tcPr>
          <w:p w:rsidR="0013575E" w:rsidRPr="003A5299" w:rsidRDefault="0013575E" w:rsidP="003A5299">
            <w:pPr>
              <w:spacing w:after="0" w:line="240" w:lineRule="auto"/>
              <w:rPr>
                <w:ins w:id="677" w:author="Paolo Campanella" w:date="2014-04-28T19:19:00Z"/>
                <w:i/>
                <w:iCs/>
                <w:color w:val="000000"/>
                <w:lang w:eastAsia="it-IT"/>
              </w:rPr>
            </w:pPr>
          </w:p>
        </w:tc>
        <w:tc>
          <w:tcPr>
            <w:tcW w:w="304" w:type="pct"/>
            <w:vMerge/>
          </w:tcPr>
          <w:p w:rsidR="0013575E" w:rsidRPr="003A5299" w:rsidRDefault="0013575E" w:rsidP="003A5299">
            <w:pPr>
              <w:spacing w:after="0" w:line="240" w:lineRule="auto"/>
              <w:rPr>
                <w:ins w:id="678" w:author="Paolo Campanella" w:date="2014-04-28T19:19:00Z"/>
                <w:i/>
                <w:iCs/>
                <w:color w:val="000000"/>
                <w:lang w:eastAsia="it-IT"/>
              </w:rPr>
            </w:pPr>
          </w:p>
        </w:tc>
        <w:tc>
          <w:tcPr>
            <w:tcW w:w="304" w:type="pct"/>
            <w:vMerge/>
          </w:tcPr>
          <w:p w:rsidR="0013575E" w:rsidRPr="003A5299" w:rsidRDefault="0013575E" w:rsidP="003A5299">
            <w:pPr>
              <w:spacing w:after="0" w:line="240" w:lineRule="auto"/>
              <w:rPr>
                <w:ins w:id="679" w:author="Paolo Campanella" w:date="2014-04-28T19:19:00Z"/>
                <w:i/>
                <w:iCs/>
                <w:color w:val="000000"/>
                <w:lang w:eastAsia="it-IT"/>
              </w:rPr>
            </w:pPr>
          </w:p>
        </w:tc>
        <w:tc>
          <w:tcPr>
            <w:tcW w:w="304" w:type="pct"/>
            <w:vMerge/>
          </w:tcPr>
          <w:p w:rsidR="0013575E" w:rsidRPr="003A5299" w:rsidRDefault="0013575E" w:rsidP="003A5299">
            <w:pPr>
              <w:spacing w:after="0" w:line="240" w:lineRule="auto"/>
              <w:rPr>
                <w:ins w:id="680" w:author="Paolo Campanella" w:date="2014-04-28T19:19:00Z"/>
                <w:i/>
                <w:iCs/>
                <w:color w:val="000000"/>
                <w:lang w:eastAsia="it-IT"/>
              </w:rPr>
            </w:pPr>
          </w:p>
        </w:tc>
        <w:tc>
          <w:tcPr>
            <w:tcW w:w="261" w:type="pct"/>
            <w:vMerge/>
          </w:tcPr>
          <w:p w:rsidR="0013575E" w:rsidRPr="003A5299" w:rsidRDefault="0013575E" w:rsidP="003A5299">
            <w:pPr>
              <w:spacing w:after="0" w:line="240" w:lineRule="auto"/>
              <w:rPr>
                <w:ins w:id="681" w:author="Paolo Campanella" w:date="2014-04-28T19:19:00Z"/>
                <w:i/>
                <w:iCs/>
                <w:color w:val="000000"/>
                <w:lang w:eastAsia="it-IT"/>
              </w:rPr>
            </w:pPr>
          </w:p>
        </w:tc>
        <w:tc>
          <w:tcPr>
            <w:tcW w:w="261" w:type="pct"/>
            <w:vMerge/>
          </w:tcPr>
          <w:p w:rsidR="0013575E" w:rsidRPr="003A5299" w:rsidRDefault="0013575E" w:rsidP="003A5299">
            <w:pPr>
              <w:spacing w:after="0" w:line="240" w:lineRule="auto"/>
              <w:rPr>
                <w:ins w:id="682" w:author="Paolo Campanella" w:date="2014-04-28T19:19:00Z"/>
                <w:i/>
                <w:iCs/>
                <w:color w:val="000000"/>
                <w:lang w:eastAsia="it-IT"/>
              </w:rPr>
            </w:pPr>
          </w:p>
        </w:tc>
      </w:tr>
      <w:tr w:rsidR="0013575E" w:rsidRPr="00766915" w:rsidTr="00E31D3C">
        <w:trPr>
          <w:trHeight w:val="300"/>
          <w:ins w:id="683" w:author="Paolo Campanella" w:date="2014-04-28T19:19:00Z"/>
        </w:trPr>
        <w:tc>
          <w:tcPr>
            <w:tcW w:w="1135" w:type="pct"/>
            <w:gridSpan w:val="2"/>
            <w:noWrap/>
          </w:tcPr>
          <w:p w:rsidR="0013575E" w:rsidRPr="003A5299" w:rsidRDefault="0013575E" w:rsidP="003A5299">
            <w:pPr>
              <w:spacing w:after="0" w:line="240" w:lineRule="auto"/>
              <w:jc w:val="center"/>
              <w:rPr>
                <w:ins w:id="684" w:author="Paolo Campanella" w:date="2014-04-28T19:19:00Z"/>
                <w:color w:val="000000"/>
                <w:lang w:eastAsia="it-IT"/>
              </w:rPr>
            </w:pPr>
            <w:ins w:id="685" w:author="Paolo Campanella" w:date="2014-04-28T19:19:00Z">
              <w:r w:rsidRPr="003A5299">
                <w:rPr>
                  <w:color w:val="000000"/>
                  <w:lang w:eastAsia="it-IT"/>
                </w:rPr>
                <w:t xml:space="preserve">System Architecture </w:t>
              </w:r>
            </w:ins>
          </w:p>
        </w:tc>
        <w:tc>
          <w:tcPr>
            <w:tcW w:w="304" w:type="pct"/>
            <w:noWrap/>
          </w:tcPr>
          <w:p w:rsidR="0013575E" w:rsidRPr="003A5299" w:rsidRDefault="0013575E" w:rsidP="003A5299">
            <w:pPr>
              <w:spacing w:after="0" w:line="240" w:lineRule="auto"/>
              <w:rPr>
                <w:ins w:id="686" w:author="Paolo Campanella" w:date="2014-04-28T19:19:00Z"/>
                <w:color w:val="000000"/>
                <w:lang w:eastAsia="it-IT"/>
              </w:rPr>
            </w:pPr>
            <w:ins w:id="687"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688" w:author="Paolo Campanella" w:date="2014-04-28T19:19:00Z"/>
                <w:color w:val="000000"/>
                <w:lang w:eastAsia="it-IT"/>
              </w:rPr>
            </w:pPr>
            <w:ins w:id="689"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690" w:author="Paolo Campanella" w:date="2014-04-28T19:19:00Z"/>
                <w:color w:val="000000"/>
                <w:lang w:eastAsia="it-IT"/>
              </w:rPr>
            </w:pPr>
            <w:ins w:id="691"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692" w:author="Paolo Campanella" w:date="2014-04-28T19:19:00Z"/>
                <w:color w:val="000000"/>
                <w:lang w:eastAsia="it-IT"/>
              </w:rPr>
            </w:pPr>
            <w:ins w:id="693"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694" w:author="Paolo Campanella" w:date="2014-04-28T19:19:00Z"/>
                <w:color w:val="000000"/>
                <w:lang w:eastAsia="it-IT"/>
              </w:rPr>
            </w:pPr>
            <w:ins w:id="695"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696" w:author="Paolo Campanella" w:date="2014-04-28T19:19:00Z"/>
                <w:color w:val="000000"/>
                <w:lang w:eastAsia="it-IT"/>
              </w:rPr>
            </w:pPr>
            <w:ins w:id="697"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698" w:author="Paolo Campanella" w:date="2014-04-28T19:19:00Z"/>
                <w:color w:val="000000"/>
                <w:lang w:eastAsia="it-IT"/>
              </w:rPr>
            </w:pPr>
            <w:ins w:id="699"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00" w:author="Paolo Campanella" w:date="2014-04-28T19:19:00Z"/>
                <w:color w:val="000000"/>
                <w:lang w:eastAsia="it-IT"/>
              </w:rPr>
            </w:pPr>
            <w:ins w:id="701"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02" w:author="Paolo Campanella" w:date="2014-04-28T19:19:00Z"/>
                <w:color w:val="000000"/>
                <w:lang w:eastAsia="it-IT"/>
              </w:rPr>
            </w:pPr>
            <w:ins w:id="703"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04" w:author="Paolo Campanella" w:date="2014-04-28T19:19:00Z"/>
                <w:color w:val="000000"/>
                <w:lang w:eastAsia="it-IT"/>
              </w:rPr>
            </w:pPr>
            <w:ins w:id="705"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06" w:author="Paolo Campanella" w:date="2014-04-28T19:19:00Z"/>
                <w:color w:val="000000"/>
                <w:lang w:eastAsia="it-IT"/>
              </w:rPr>
            </w:pPr>
            <w:ins w:id="707" w:author="Paolo Campanella" w:date="2014-04-28T19:19:00Z">
              <w:r w:rsidRPr="003A5299">
                <w:rPr>
                  <w:color w:val="000000"/>
                  <w:lang w:eastAsia="it-IT"/>
                </w:rPr>
                <w:t> </w:t>
              </w:r>
            </w:ins>
          </w:p>
        </w:tc>
        <w:tc>
          <w:tcPr>
            <w:tcW w:w="261" w:type="pct"/>
            <w:noWrap/>
          </w:tcPr>
          <w:p w:rsidR="0013575E" w:rsidRPr="003A5299" w:rsidRDefault="0013575E" w:rsidP="003A5299">
            <w:pPr>
              <w:spacing w:after="0" w:line="240" w:lineRule="auto"/>
              <w:rPr>
                <w:ins w:id="708" w:author="Paolo Campanella" w:date="2014-04-28T19:19:00Z"/>
                <w:color w:val="000000"/>
                <w:lang w:eastAsia="it-IT"/>
              </w:rPr>
            </w:pPr>
            <w:ins w:id="709" w:author="Paolo Campanella" w:date="2014-04-28T19:19:00Z">
              <w:r w:rsidRPr="003A5299">
                <w:rPr>
                  <w:color w:val="000000"/>
                  <w:lang w:eastAsia="it-IT"/>
                </w:rPr>
                <w:t> </w:t>
              </w:r>
            </w:ins>
          </w:p>
        </w:tc>
        <w:tc>
          <w:tcPr>
            <w:tcW w:w="261" w:type="pct"/>
            <w:noWrap/>
          </w:tcPr>
          <w:p w:rsidR="0013575E" w:rsidRPr="003A5299" w:rsidRDefault="0013575E" w:rsidP="003A5299">
            <w:pPr>
              <w:spacing w:after="0" w:line="240" w:lineRule="auto"/>
              <w:rPr>
                <w:ins w:id="710" w:author="Paolo Campanella" w:date="2014-04-28T19:19:00Z"/>
                <w:color w:val="000000"/>
                <w:lang w:eastAsia="it-IT"/>
              </w:rPr>
            </w:pPr>
            <w:ins w:id="711" w:author="Paolo Campanella" w:date="2014-04-28T19:19:00Z">
              <w:r w:rsidRPr="003A5299">
                <w:rPr>
                  <w:color w:val="000000"/>
                  <w:lang w:eastAsia="it-IT"/>
                </w:rPr>
                <w:t> </w:t>
              </w:r>
            </w:ins>
          </w:p>
        </w:tc>
      </w:tr>
      <w:tr w:rsidR="0013575E" w:rsidRPr="00766915" w:rsidTr="00E31D3C">
        <w:trPr>
          <w:trHeight w:val="300"/>
          <w:ins w:id="712" w:author="Paolo Campanella" w:date="2014-04-28T19:19:00Z"/>
        </w:trPr>
        <w:tc>
          <w:tcPr>
            <w:tcW w:w="1135" w:type="pct"/>
            <w:gridSpan w:val="2"/>
            <w:noWrap/>
          </w:tcPr>
          <w:p w:rsidR="0013575E" w:rsidRPr="003A5299" w:rsidRDefault="0013575E" w:rsidP="003A5299">
            <w:pPr>
              <w:spacing w:after="0" w:line="240" w:lineRule="auto"/>
              <w:jc w:val="center"/>
              <w:rPr>
                <w:ins w:id="713" w:author="Paolo Campanella" w:date="2014-04-28T19:19:00Z"/>
                <w:color w:val="000000"/>
                <w:lang w:eastAsia="it-IT"/>
              </w:rPr>
            </w:pPr>
            <w:ins w:id="714" w:author="Paolo Campanella" w:date="2014-04-28T19:19:00Z">
              <w:r w:rsidRPr="003A5299">
                <w:rPr>
                  <w:color w:val="000000"/>
                  <w:lang w:eastAsia="it-IT"/>
                </w:rPr>
                <w:t>System Design</w:t>
              </w:r>
            </w:ins>
          </w:p>
        </w:tc>
        <w:tc>
          <w:tcPr>
            <w:tcW w:w="304" w:type="pct"/>
            <w:noWrap/>
          </w:tcPr>
          <w:p w:rsidR="0013575E" w:rsidRPr="003A5299" w:rsidRDefault="0013575E" w:rsidP="003A5299">
            <w:pPr>
              <w:spacing w:after="0" w:line="240" w:lineRule="auto"/>
              <w:rPr>
                <w:ins w:id="715" w:author="Paolo Campanella" w:date="2014-04-28T19:19:00Z"/>
                <w:color w:val="000000"/>
                <w:lang w:eastAsia="it-IT"/>
              </w:rPr>
            </w:pPr>
            <w:ins w:id="716"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17" w:author="Paolo Campanella" w:date="2014-04-28T19:19:00Z"/>
                <w:color w:val="000000"/>
                <w:lang w:eastAsia="it-IT"/>
              </w:rPr>
            </w:pPr>
            <w:ins w:id="718"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19" w:author="Paolo Campanella" w:date="2014-04-28T19:19:00Z"/>
                <w:color w:val="000000"/>
                <w:lang w:eastAsia="it-IT"/>
              </w:rPr>
            </w:pPr>
            <w:ins w:id="720"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21" w:author="Paolo Campanella" w:date="2014-04-28T19:19:00Z"/>
                <w:color w:val="000000"/>
                <w:lang w:eastAsia="it-IT"/>
              </w:rPr>
            </w:pPr>
            <w:ins w:id="722"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23" w:author="Paolo Campanella" w:date="2014-04-28T19:19:00Z"/>
                <w:color w:val="000000"/>
                <w:lang w:eastAsia="it-IT"/>
              </w:rPr>
            </w:pPr>
            <w:ins w:id="724"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25" w:author="Paolo Campanella" w:date="2014-04-28T19:19:00Z"/>
                <w:color w:val="000000"/>
                <w:lang w:eastAsia="it-IT"/>
              </w:rPr>
            </w:pPr>
            <w:ins w:id="726"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27" w:author="Paolo Campanella" w:date="2014-04-28T19:19:00Z"/>
                <w:color w:val="000000"/>
                <w:lang w:eastAsia="it-IT"/>
              </w:rPr>
            </w:pPr>
            <w:ins w:id="728"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29" w:author="Paolo Campanella" w:date="2014-04-28T19:19:00Z"/>
                <w:color w:val="000000"/>
                <w:lang w:eastAsia="it-IT"/>
              </w:rPr>
            </w:pPr>
            <w:ins w:id="730"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31" w:author="Paolo Campanella" w:date="2014-04-28T19:19:00Z"/>
                <w:color w:val="000000"/>
                <w:lang w:eastAsia="it-IT"/>
              </w:rPr>
            </w:pPr>
            <w:ins w:id="732"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33" w:author="Paolo Campanella" w:date="2014-04-28T19:19:00Z"/>
                <w:color w:val="000000"/>
                <w:lang w:eastAsia="it-IT"/>
              </w:rPr>
            </w:pPr>
            <w:ins w:id="734"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35" w:author="Paolo Campanella" w:date="2014-04-28T19:19:00Z"/>
                <w:color w:val="000000"/>
                <w:lang w:eastAsia="it-IT"/>
              </w:rPr>
            </w:pPr>
            <w:ins w:id="736" w:author="Paolo Campanella" w:date="2014-04-28T19:19:00Z">
              <w:r w:rsidRPr="003A5299">
                <w:rPr>
                  <w:color w:val="000000"/>
                  <w:lang w:eastAsia="it-IT"/>
                </w:rPr>
                <w:t> </w:t>
              </w:r>
            </w:ins>
          </w:p>
        </w:tc>
        <w:tc>
          <w:tcPr>
            <w:tcW w:w="261" w:type="pct"/>
            <w:noWrap/>
          </w:tcPr>
          <w:p w:rsidR="0013575E" w:rsidRPr="003A5299" w:rsidRDefault="0013575E" w:rsidP="003A5299">
            <w:pPr>
              <w:spacing w:after="0" w:line="240" w:lineRule="auto"/>
              <w:rPr>
                <w:ins w:id="737" w:author="Paolo Campanella" w:date="2014-04-28T19:19:00Z"/>
                <w:color w:val="000000"/>
                <w:lang w:eastAsia="it-IT"/>
              </w:rPr>
            </w:pPr>
            <w:ins w:id="738" w:author="Paolo Campanella" w:date="2014-04-28T19:19:00Z">
              <w:r w:rsidRPr="003A5299">
                <w:rPr>
                  <w:color w:val="000000"/>
                  <w:lang w:eastAsia="it-IT"/>
                </w:rPr>
                <w:t> </w:t>
              </w:r>
            </w:ins>
          </w:p>
        </w:tc>
        <w:tc>
          <w:tcPr>
            <w:tcW w:w="261" w:type="pct"/>
            <w:noWrap/>
          </w:tcPr>
          <w:p w:rsidR="0013575E" w:rsidRPr="003A5299" w:rsidRDefault="0013575E" w:rsidP="003A5299">
            <w:pPr>
              <w:spacing w:after="0" w:line="240" w:lineRule="auto"/>
              <w:rPr>
                <w:ins w:id="739" w:author="Paolo Campanella" w:date="2014-04-28T19:19:00Z"/>
                <w:color w:val="000000"/>
                <w:lang w:eastAsia="it-IT"/>
              </w:rPr>
            </w:pPr>
            <w:ins w:id="740" w:author="Paolo Campanella" w:date="2014-04-28T19:19:00Z">
              <w:r w:rsidRPr="003A5299">
                <w:rPr>
                  <w:color w:val="000000"/>
                  <w:lang w:eastAsia="it-IT"/>
                </w:rPr>
                <w:t> </w:t>
              </w:r>
            </w:ins>
          </w:p>
        </w:tc>
      </w:tr>
      <w:tr w:rsidR="0013575E" w:rsidRPr="00766915" w:rsidTr="00E31D3C">
        <w:trPr>
          <w:trHeight w:val="300"/>
          <w:ins w:id="741" w:author="Paolo Campanella" w:date="2014-04-28T19:19:00Z"/>
        </w:trPr>
        <w:tc>
          <w:tcPr>
            <w:tcW w:w="1135" w:type="pct"/>
            <w:gridSpan w:val="2"/>
            <w:noWrap/>
          </w:tcPr>
          <w:p w:rsidR="0013575E" w:rsidRPr="003A5299" w:rsidRDefault="0013575E" w:rsidP="003A5299">
            <w:pPr>
              <w:spacing w:after="0" w:line="240" w:lineRule="auto"/>
              <w:jc w:val="center"/>
              <w:rPr>
                <w:ins w:id="742" w:author="Paolo Campanella" w:date="2014-04-28T19:19:00Z"/>
                <w:color w:val="000000"/>
                <w:lang w:eastAsia="it-IT"/>
              </w:rPr>
            </w:pPr>
            <w:ins w:id="743" w:author="Paolo Campanella" w:date="2014-04-28T19:19:00Z">
              <w:r w:rsidRPr="003A5299">
                <w:rPr>
                  <w:color w:val="000000"/>
                  <w:lang w:eastAsia="it-IT"/>
                </w:rPr>
                <w:t>Client Input Interface development</w:t>
              </w:r>
            </w:ins>
          </w:p>
        </w:tc>
        <w:tc>
          <w:tcPr>
            <w:tcW w:w="304" w:type="pct"/>
            <w:noWrap/>
          </w:tcPr>
          <w:p w:rsidR="0013575E" w:rsidRPr="003A5299" w:rsidRDefault="0013575E" w:rsidP="003A5299">
            <w:pPr>
              <w:spacing w:after="0" w:line="240" w:lineRule="auto"/>
              <w:rPr>
                <w:ins w:id="744" w:author="Paolo Campanella" w:date="2014-04-28T19:19:00Z"/>
                <w:color w:val="000000"/>
                <w:lang w:eastAsia="it-IT"/>
              </w:rPr>
            </w:pPr>
            <w:ins w:id="745"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46" w:author="Paolo Campanella" w:date="2014-04-28T19:19:00Z"/>
                <w:color w:val="000000"/>
                <w:lang w:eastAsia="it-IT"/>
              </w:rPr>
            </w:pPr>
            <w:ins w:id="747"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48" w:author="Paolo Campanella" w:date="2014-04-28T19:19:00Z"/>
                <w:color w:val="000000"/>
                <w:lang w:eastAsia="it-IT"/>
              </w:rPr>
            </w:pPr>
            <w:ins w:id="749"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50" w:author="Paolo Campanella" w:date="2014-04-28T19:19:00Z"/>
                <w:color w:val="000000"/>
                <w:lang w:eastAsia="it-IT"/>
              </w:rPr>
            </w:pPr>
            <w:ins w:id="751"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52" w:author="Paolo Campanella" w:date="2014-04-28T19:19:00Z"/>
                <w:color w:val="000000"/>
                <w:lang w:eastAsia="it-IT"/>
              </w:rPr>
            </w:pPr>
            <w:ins w:id="753"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54" w:author="Paolo Campanella" w:date="2014-04-28T19:19:00Z"/>
                <w:color w:val="000000"/>
                <w:lang w:eastAsia="it-IT"/>
              </w:rPr>
            </w:pPr>
            <w:ins w:id="755"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56" w:author="Paolo Campanella" w:date="2014-04-28T19:19:00Z"/>
                <w:color w:val="000000"/>
                <w:lang w:eastAsia="it-IT"/>
              </w:rPr>
            </w:pPr>
            <w:ins w:id="757"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58" w:author="Paolo Campanella" w:date="2014-04-28T19:19:00Z"/>
                <w:color w:val="000000"/>
                <w:lang w:eastAsia="it-IT"/>
              </w:rPr>
            </w:pPr>
            <w:ins w:id="759"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60" w:author="Paolo Campanella" w:date="2014-04-28T19:19:00Z"/>
                <w:color w:val="000000"/>
                <w:lang w:eastAsia="it-IT"/>
              </w:rPr>
            </w:pPr>
            <w:ins w:id="761"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62" w:author="Paolo Campanella" w:date="2014-04-28T19:19:00Z"/>
                <w:color w:val="000000"/>
                <w:lang w:eastAsia="it-IT"/>
              </w:rPr>
            </w:pPr>
            <w:ins w:id="763"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64" w:author="Paolo Campanella" w:date="2014-04-28T19:19:00Z"/>
                <w:color w:val="000000"/>
                <w:lang w:eastAsia="it-IT"/>
              </w:rPr>
            </w:pPr>
            <w:ins w:id="765" w:author="Paolo Campanella" w:date="2014-04-28T19:19:00Z">
              <w:r w:rsidRPr="003A5299">
                <w:rPr>
                  <w:color w:val="000000"/>
                  <w:lang w:eastAsia="it-IT"/>
                </w:rPr>
                <w:t> </w:t>
              </w:r>
            </w:ins>
          </w:p>
        </w:tc>
        <w:tc>
          <w:tcPr>
            <w:tcW w:w="261" w:type="pct"/>
            <w:noWrap/>
          </w:tcPr>
          <w:p w:rsidR="0013575E" w:rsidRPr="003A5299" w:rsidRDefault="0013575E" w:rsidP="003A5299">
            <w:pPr>
              <w:spacing w:after="0" w:line="240" w:lineRule="auto"/>
              <w:rPr>
                <w:ins w:id="766" w:author="Paolo Campanella" w:date="2014-04-28T19:19:00Z"/>
                <w:color w:val="000000"/>
                <w:lang w:eastAsia="it-IT"/>
              </w:rPr>
            </w:pPr>
            <w:ins w:id="767" w:author="Paolo Campanella" w:date="2014-04-28T19:19:00Z">
              <w:r w:rsidRPr="003A5299">
                <w:rPr>
                  <w:color w:val="000000"/>
                  <w:lang w:eastAsia="it-IT"/>
                </w:rPr>
                <w:t> </w:t>
              </w:r>
            </w:ins>
          </w:p>
        </w:tc>
        <w:tc>
          <w:tcPr>
            <w:tcW w:w="261" w:type="pct"/>
            <w:noWrap/>
          </w:tcPr>
          <w:p w:rsidR="0013575E" w:rsidRPr="003A5299" w:rsidRDefault="0013575E" w:rsidP="003A5299">
            <w:pPr>
              <w:spacing w:after="0" w:line="240" w:lineRule="auto"/>
              <w:rPr>
                <w:ins w:id="768" w:author="Paolo Campanella" w:date="2014-04-28T19:19:00Z"/>
                <w:color w:val="000000"/>
                <w:lang w:eastAsia="it-IT"/>
              </w:rPr>
            </w:pPr>
            <w:ins w:id="769" w:author="Paolo Campanella" w:date="2014-04-28T19:19:00Z">
              <w:r w:rsidRPr="003A5299">
                <w:rPr>
                  <w:color w:val="000000"/>
                  <w:lang w:eastAsia="it-IT"/>
                </w:rPr>
                <w:t> </w:t>
              </w:r>
            </w:ins>
          </w:p>
        </w:tc>
      </w:tr>
      <w:tr w:rsidR="0013575E" w:rsidRPr="00766915" w:rsidTr="00E31D3C">
        <w:trPr>
          <w:trHeight w:val="300"/>
          <w:ins w:id="770" w:author="Paolo Campanella" w:date="2014-04-28T19:19:00Z"/>
        </w:trPr>
        <w:tc>
          <w:tcPr>
            <w:tcW w:w="1135" w:type="pct"/>
            <w:gridSpan w:val="2"/>
            <w:noWrap/>
          </w:tcPr>
          <w:p w:rsidR="0013575E" w:rsidRPr="003A5299" w:rsidRDefault="0013575E" w:rsidP="003A5299">
            <w:pPr>
              <w:spacing w:after="0" w:line="240" w:lineRule="auto"/>
              <w:jc w:val="center"/>
              <w:rPr>
                <w:ins w:id="771" w:author="Paolo Campanella" w:date="2014-04-28T19:19:00Z"/>
                <w:color w:val="000000"/>
                <w:lang w:eastAsia="it-IT"/>
              </w:rPr>
            </w:pPr>
            <w:ins w:id="772" w:author="Paolo Campanella" w:date="2014-04-28T19:19:00Z">
              <w:r w:rsidRPr="003A5299">
                <w:rPr>
                  <w:color w:val="000000"/>
                  <w:lang w:eastAsia="it-IT"/>
                </w:rPr>
                <w:t>Server Input Interface development</w:t>
              </w:r>
            </w:ins>
          </w:p>
        </w:tc>
        <w:tc>
          <w:tcPr>
            <w:tcW w:w="304" w:type="pct"/>
            <w:noWrap/>
          </w:tcPr>
          <w:p w:rsidR="0013575E" w:rsidRPr="003A5299" w:rsidRDefault="0013575E" w:rsidP="003A5299">
            <w:pPr>
              <w:spacing w:after="0" w:line="240" w:lineRule="auto"/>
              <w:rPr>
                <w:ins w:id="773" w:author="Paolo Campanella" w:date="2014-04-28T19:19:00Z"/>
                <w:color w:val="000000"/>
                <w:lang w:eastAsia="it-IT"/>
              </w:rPr>
            </w:pPr>
            <w:ins w:id="774"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75" w:author="Paolo Campanella" w:date="2014-04-28T19:19:00Z"/>
                <w:color w:val="000000"/>
                <w:lang w:eastAsia="it-IT"/>
              </w:rPr>
            </w:pPr>
            <w:ins w:id="776"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77" w:author="Paolo Campanella" w:date="2014-04-28T19:19:00Z"/>
                <w:color w:val="000000"/>
                <w:lang w:eastAsia="it-IT"/>
              </w:rPr>
            </w:pPr>
            <w:ins w:id="778"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79" w:author="Paolo Campanella" w:date="2014-04-28T19:19:00Z"/>
                <w:color w:val="000000"/>
                <w:lang w:eastAsia="it-IT"/>
              </w:rPr>
            </w:pPr>
            <w:ins w:id="780"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81" w:author="Paolo Campanella" w:date="2014-04-28T19:19:00Z"/>
                <w:color w:val="000000"/>
                <w:lang w:eastAsia="it-IT"/>
              </w:rPr>
            </w:pPr>
            <w:ins w:id="782"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83" w:author="Paolo Campanella" w:date="2014-04-28T19:19:00Z"/>
                <w:color w:val="000000"/>
                <w:lang w:eastAsia="it-IT"/>
              </w:rPr>
            </w:pPr>
            <w:ins w:id="784"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85" w:author="Paolo Campanella" w:date="2014-04-28T19:19:00Z"/>
                <w:color w:val="000000"/>
                <w:lang w:eastAsia="it-IT"/>
              </w:rPr>
            </w:pPr>
            <w:ins w:id="786"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87" w:author="Paolo Campanella" w:date="2014-04-28T19:19:00Z"/>
                <w:color w:val="000000"/>
                <w:lang w:eastAsia="it-IT"/>
              </w:rPr>
            </w:pPr>
            <w:ins w:id="788"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89" w:author="Paolo Campanella" w:date="2014-04-28T19:19:00Z"/>
                <w:color w:val="000000"/>
                <w:lang w:eastAsia="it-IT"/>
              </w:rPr>
            </w:pPr>
            <w:ins w:id="790"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91" w:author="Paolo Campanella" w:date="2014-04-28T19:19:00Z"/>
                <w:color w:val="000000"/>
                <w:lang w:eastAsia="it-IT"/>
              </w:rPr>
            </w:pPr>
            <w:ins w:id="792"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793" w:author="Paolo Campanella" w:date="2014-04-28T19:19:00Z"/>
                <w:color w:val="000000"/>
                <w:lang w:eastAsia="it-IT"/>
              </w:rPr>
            </w:pPr>
            <w:ins w:id="794" w:author="Paolo Campanella" w:date="2014-04-28T19:19:00Z">
              <w:r w:rsidRPr="003A5299">
                <w:rPr>
                  <w:color w:val="000000"/>
                  <w:lang w:eastAsia="it-IT"/>
                </w:rPr>
                <w:t> </w:t>
              </w:r>
            </w:ins>
          </w:p>
        </w:tc>
        <w:tc>
          <w:tcPr>
            <w:tcW w:w="261" w:type="pct"/>
            <w:noWrap/>
          </w:tcPr>
          <w:p w:rsidR="0013575E" w:rsidRPr="003A5299" w:rsidRDefault="0013575E" w:rsidP="003A5299">
            <w:pPr>
              <w:spacing w:after="0" w:line="240" w:lineRule="auto"/>
              <w:rPr>
                <w:ins w:id="795" w:author="Paolo Campanella" w:date="2014-04-28T19:19:00Z"/>
                <w:color w:val="000000"/>
                <w:lang w:eastAsia="it-IT"/>
              </w:rPr>
            </w:pPr>
            <w:ins w:id="796" w:author="Paolo Campanella" w:date="2014-04-28T19:19:00Z">
              <w:r w:rsidRPr="003A5299">
                <w:rPr>
                  <w:color w:val="000000"/>
                  <w:lang w:eastAsia="it-IT"/>
                </w:rPr>
                <w:t> </w:t>
              </w:r>
            </w:ins>
          </w:p>
        </w:tc>
        <w:tc>
          <w:tcPr>
            <w:tcW w:w="261" w:type="pct"/>
            <w:noWrap/>
          </w:tcPr>
          <w:p w:rsidR="0013575E" w:rsidRPr="003A5299" w:rsidRDefault="0013575E" w:rsidP="003A5299">
            <w:pPr>
              <w:spacing w:after="0" w:line="240" w:lineRule="auto"/>
              <w:rPr>
                <w:ins w:id="797" w:author="Paolo Campanella" w:date="2014-04-28T19:19:00Z"/>
                <w:color w:val="000000"/>
                <w:lang w:eastAsia="it-IT"/>
              </w:rPr>
            </w:pPr>
            <w:ins w:id="798" w:author="Paolo Campanella" w:date="2014-04-28T19:19:00Z">
              <w:r w:rsidRPr="003A5299">
                <w:rPr>
                  <w:color w:val="000000"/>
                  <w:lang w:eastAsia="it-IT"/>
                </w:rPr>
                <w:t> </w:t>
              </w:r>
            </w:ins>
          </w:p>
        </w:tc>
      </w:tr>
      <w:tr w:rsidR="0013575E" w:rsidRPr="00766915" w:rsidTr="00E31D3C">
        <w:trPr>
          <w:trHeight w:val="300"/>
          <w:ins w:id="799" w:author="Paolo Campanella" w:date="2014-04-28T19:19:00Z"/>
        </w:trPr>
        <w:tc>
          <w:tcPr>
            <w:tcW w:w="1135" w:type="pct"/>
            <w:gridSpan w:val="2"/>
            <w:noWrap/>
          </w:tcPr>
          <w:p w:rsidR="0013575E" w:rsidRPr="003A5299" w:rsidRDefault="0013575E" w:rsidP="003A5299">
            <w:pPr>
              <w:spacing w:after="0" w:line="240" w:lineRule="auto"/>
              <w:jc w:val="center"/>
              <w:rPr>
                <w:ins w:id="800" w:author="Paolo Campanella" w:date="2014-04-28T19:19:00Z"/>
                <w:color w:val="000000"/>
                <w:lang w:eastAsia="it-IT"/>
              </w:rPr>
            </w:pPr>
            <w:ins w:id="801" w:author="Paolo Campanella" w:date="2014-04-28T19:19:00Z">
              <w:r w:rsidRPr="003A5299">
                <w:rPr>
                  <w:color w:val="000000"/>
                  <w:lang w:eastAsia="it-IT"/>
                </w:rPr>
                <w:t>Client navigate Interface development</w:t>
              </w:r>
            </w:ins>
          </w:p>
        </w:tc>
        <w:tc>
          <w:tcPr>
            <w:tcW w:w="304" w:type="pct"/>
            <w:noWrap/>
          </w:tcPr>
          <w:p w:rsidR="0013575E" w:rsidRPr="003A5299" w:rsidRDefault="0013575E" w:rsidP="003A5299">
            <w:pPr>
              <w:spacing w:after="0" w:line="240" w:lineRule="auto"/>
              <w:rPr>
                <w:ins w:id="802" w:author="Paolo Campanella" w:date="2014-04-28T19:19:00Z"/>
                <w:color w:val="000000"/>
                <w:lang w:eastAsia="it-IT"/>
              </w:rPr>
            </w:pPr>
            <w:ins w:id="803"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04" w:author="Paolo Campanella" w:date="2014-04-28T19:19:00Z"/>
                <w:color w:val="000000"/>
                <w:lang w:eastAsia="it-IT"/>
              </w:rPr>
            </w:pPr>
            <w:ins w:id="805"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06" w:author="Paolo Campanella" w:date="2014-04-28T19:19:00Z"/>
                <w:color w:val="000000"/>
                <w:lang w:eastAsia="it-IT"/>
              </w:rPr>
            </w:pPr>
            <w:ins w:id="807"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08" w:author="Paolo Campanella" w:date="2014-04-28T19:19:00Z"/>
                <w:color w:val="000000"/>
                <w:lang w:eastAsia="it-IT"/>
              </w:rPr>
            </w:pPr>
            <w:ins w:id="809"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10" w:author="Paolo Campanella" w:date="2014-04-28T19:19:00Z"/>
                <w:color w:val="000000"/>
                <w:lang w:eastAsia="it-IT"/>
              </w:rPr>
            </w:pPr>
            <w:ins w:id="811"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12" w:author="Paolo Campanella" w:date="2014-04-28T19:19:00Z"/>
                <w:color w:val="000000"/>
                <w:lang w:eastAsia="it-IT"/>
              </w:rPr>
            </w:pPr>
            <w:ins w:id="813"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14" w:author="Paolo Campanella" w:date="2014-04-28T19:19:00Z"/>
                <w:color w:val="000000"/>
                <w:lang w:eastAsia="it-IT"/>
              </w:rPr>
            </w:pPr>
            <w:ins w:id="815"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16" w:author="Paolo Campanella" w:date="2014-04-28T19:19:00Z"/>
                <w:color w:val="000000"/>
                <w:lang w:eastAsia="it-IT"/>
              </w:rPr>
            </w:pPr>
            <w:ins w:id="817"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18" w:author="Paolo Campanella" w:date="2014-04-28T19:19:00Z"/>
                <w:color w:val="000000"/>
                <w:lang w:eastAsia="it-IT"/>
              </w:rPr>
            </w:pPr>
            <w:ins w:id="819"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20" w:author="Paolo Campanella" w:date="2014-04-28T19:19:00Z"/>
                <w:color w:val="000000"/>
                <w:lang w:eastAsia="it-IT"/>
              </w:rPr>
            </w:pPr>
            <w:ins w:id="821"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22" w:author="Paolo Campanella" w:date="2014-04-28T19:19:00Z"/>
                <w:color w:val="000000"/>
                <w:lang w:eastAsia="it-IT"/>
              </w:rPr>
            </w:pPr>
            <w:ins w:id="823" w:author="Paolo Campanella" w:date="2014-04-28T19:19:00Z">
              <w:r w:rsidRPr="003A5299">
                <w:rPr>
                  <w:color w:val="000000"/>
                  <w:lang w:eastAsia="it-IT"/>
                </w:rPr>
                <w:t> </w:t>
              </w:r>
            </w:ins>
          </w:p>
        </w:tc>
        <w:tc>
          <w:tcPr>
            <w:tcW w:w="261" w:type="pct"/>
            <w:noWrap/>
          </w:tcPr>
          <w:p w:rsidR="0013575E" w:rsidRPr="003A5299" w:rsidRDefault="0013575E" w:rsidP="003A5299">
            <w:pPr>
              <w:spacing w:after="0" w:line="240" w:lineRule="auto"/>
              <w:rPr>
                <w:ins w:id="824" w:author="Paolo Campanella" w:date="2014-04-28T19:19:00Z"/>
                <w:color w:val="000000"/>
                <w:lang w:eastAsia="it-IT"/>
              </w:rPr>
            </w:pPr>
            <w:ins w:id="825" w:author="Paolo Campanella" w:date="2014-04-28T19:19:00Z">
              <w:r w:rsidRPr="003A5299">
                <w:rPr>
                  <w:color w:val="000000"/>
                  <w:lang w:eastAsia="it-IT"/>
                </w:rPr>
                <w:t> </w:t>
              </w:r>
            </w:ins>
          </w:p>
        </w:tc>
        <w:tc>
          <w:tcPr>
            <w:tcW w:w="261" w:type="pct"/>
            <w:noWrap/>
          </w:tcPr>
          <w:p w:rsidR="0013575E" w:rsidRPr="003A5299" w:rsidRDefault="0013575E" w:rsidP="003A5299">
            <w:pPr>
              <w:spacing w:after="0" w:line="240" w:lineRule="auto"/>
              <w:rPr>
                <w:ins w:id="826" w:author="Paolo Campanella" w:date="2014-04-28T19:19:00Z"/>
                <w:color w:val="000000"/>
                <w:lang w:eastAsia="it-IT"/>
              </w:rPr>
            </w:pPr>
            <w:ins w:id="827" w:author="Paolo Campanella" w:date="2014-04-28T19:19:00Z">
              <w:r w:rsidRPr="003A5299">
                <w:rPr>
                  <w:color w:val="000000"/>
                  <w:lang w:eastAsia="it-IT"/>
                </w:rPr>
                <w:t> </w:t>
              </w:r>
            </w:ins>
          </w:p>
        </w:tc>
      </w:tr>
      <w:tr w:rsidR="0013575E" w:rsidRPr="00766915" w:rsidTr="00E31D3C">
        <w:trPr>
          <w:trHeight w:val="300"/>
          <w:ins w:id="828" w:author="Paolo Campanella" w:date="2014-04-28T19:19:00Z"/>
        </w:trPr>
        <w:tc>
          <w:tcPr>
            <w:tcW w:w="1135" w:type="pct"/>
            <w:gridSpan w:val="2"/>
            <w:noWrap/>
          </w:tcPr>
          <w:p w:rsidR="0013575E" w:rsidRPr="003A5299" w:rsidRDefault="0013575E" w:rsidP="003A5299">
            <w:pPr>
              <w:spacing w:after="0" w:line="240" w:lineRule="auto"/>
              <w:jc w:val="center"/>
              <w:rPr>
                <w:ins w:id="829" w:author="Paolo Campanella" w:date="2014-04-28T19:19:00Z"/>
                <w:color w:val="000000"/>
                <w:lang w:eastAsia="it-IT"/>
              </w:rPr>
            </w:pPr>
            <w:ins w:id="830" w:author="Paolo Campanella" w:date="2014-04-28T19:19:00Z">
              <w:r w:rsidRPr="003A5299">
                <w:rPr>
                  <w:color w:val="000000"/>
                  <w:lang w:eastAsia="it-IT"/>
                </w:rPr>
                <w:t>Server navifate interface development</w:t>
              </w:r>
            </w:ins>
          </w:p>
        </w:tc>
        <w:tc>
          <w:tcPr>
            <w:tcW w:w="304" w:type="pct"/>
            <w:noWrap/>
          </w:tcPr>
          <w:p w:rsidR="0013575E" w:rsidRPr="003A5299" w:rsidRDefault="0013575E" w:rsidP="003A5299">
            <w:pPr>
              <w:spacing w:after="0" w:line="240" w:lineRule="auto"/>
              <w:rPr>
                <w:ins w:id="831" w:author="Paolo Campanella" w:date="2014-04-28T19:19:00Z"/>
                <w:color w:val="000000"/>
                <w:lang w:eastAsia="it-IT"/>
              </w:rPr>
            </w:pPr>
            <w:ins w:id="832"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33" w:author="Paolo Campanella" w:date="2014-04-28T19:19:00Z"/>
                <w:color w:val="000000"/>
                <w:lang w:eastAsia="it-IT"/>
              </w:rPr>
            </w:pPr>
            <w:ins w:id="834"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35" w:author="Paolo Campanella" w:date="2014-04-28T19:19:00Z"/>
                <w:color w:val="000000"/>
                <w:lang w:eastAsia="it-IT"/>
              </w:rPr>
            </w:pPr>
            <w:ins w:id="836"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37" w:author="Paolo Campanella" w:date="2014-04-28T19:19:00Z"/>
                <w:color w:val="000000"/>
                <w:lang w:eastAsia="it-IT"/>
              </w:rPr>
            </w:pPr>
            <w:ins w:id="838"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39" w:author="Paolo Campanella" w:date="2014-04-28T19:19:00Z"/>
                <w:color w:val="000000"/>
                <w:lang w:eastAsia="it-IT"/>
              </w:rPr>
            </w:pPr>
            <w:ins w:id="840"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41" w:author="Paolo Campanella" w:date="2014-04-28T19:19:00Z"/>
                <w:color w:val="000000"/>
                <w:lang w:eastAsia="it-IT"/>
              </w:rPr>
            </w:pPr>
            <w:ins w:id="842"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43" w:author="Paolo Campanella" w:date="2014-04-28T19:19:00Z"/>
                <w:color w:val="000000"/>
                <w:lang w:eastAsia="it-IT"/>
              </w:rPr>
            </w:pPr>
            <w:ins w:id="844"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45" w:author="Paolo Campanella" w:date="2014-04-28T19:19:00Z"/>
                <w:color w:val="000000"/>
                <w:lang w:eastAsia="it-IT"/>
              </w:rPr>
            </w:pPr>
            <w:ins w:id="846"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47" w:author="Paolo Campanella" w:date="2014-04-28T19:19:00Z"/>
                <w:color w:val="000000"/>
                <w:lang w:eastAsia="it-IT"/>
              </w:rPr>
            </w:pPr>
            <w:ins w:id="848"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49" w:author="Paolo Campanella" w:date="2014-04-28T19:19:00Z"/>
                <w:color w:val="000000"/>
                <w:lang w:eastAsia="it-IT"/>
              </w:rPr>
            </w:pPr>
            <w:ins w:id="850"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51" w:author="Paolo Campanella" w:date="2014-04-28T19:19:00Z"/>
                <w:color w:val="000000"/>
                <w:lang w:eastAsia="it-IT"/>
              </w:rPr>
            </w:pPr>
            <w:ins w:id="852" w:author="Paolo Campanella" w:date="2014-04-28T19:19:00Z">
              <w:r w:rsidRPr="003A5299">
                <w:rPr>
                  <w:color w:val="000000"/>
                  <w:lang w:eastAsia="it-IT"/>
                </w:rPr>
                <w:t> </w:t>
              </w:r>
            </w:ins>
          </w:p>
        </w:tc>
        <w:tc>
          <w:tcPr>
            <w:tcW w:w="261" w:type="pct"/>
            <w:noWrap/>
          </w:tcPr>
          <w:p w:rsidR="0013575E" w:rsidRPr="003A5299" w:rsidRDefault="0013575E" w:rsidP="003A5299">
            <w:pPr>
              <w:spacing w:after="0" w:line="240" w:lineRule="auto"/>
              <w:rPr>
                <w:ins w:id="853" w:author="Paolo Campanella" w:date="2014-04-28T19:19:00Z"/>
                <w:color w:val="000000"/>
                <w:lang w:eastAsia="it-IT"/>
              </w:rPr>
            </w:pPr>
            <w:ins w:id="854" w:author="Paolo Campanella" w:date="2014-04-28T19:19:00Z">
              <w:r w:rsidRPr="003A5299">
                <w:rPr>
                  <w:color w:val="000000"/>
                  <w:lang w:eastAsia="it-IT"/>
                </w:rPr>
                <w:t> </w:t>
              </w:r>
            </w:ins>
          </w:p>
        </w:tc>
        <w:tc>
          <w:tcPr>
            <w:tcW w:w="261" w:type="pct"/>
            <w:noWrap/>
          </w:tcPr>
          <w:p w:rsidR="0013575E" w:rsidRPr="003A5299" w:rsidRDefault="0013575E" w:rsidP="003A5299">
            <w:pPr>
              <w:spacing w:after="0" w:line="240" w:lineRule="auto"/>
              <w:rPr>
                <w:ins w:id="855" w:author="Paolo Campanella" w:date="2014-04-28T19:19:00Z"/>
                <w:color w:val="000000"/>
                <w:lang w:eastAsia="it-IT"/>
              </w:rPr>
            </w:pPr>
            <w:ins w:id="856" w:author="Paolo Campanella" w:date="2014-04-28T19:19:00Z">
              <w:r w:rsidRPr="003A5299">
                <w:rPr>
                  <w:color w:val="000000"/>
                  <w:lang w:eastAsia="it-IT"/>
                </w:rPr>
                <w:t> </w:t>
              </w:r>
            </w:ins>
          </w:p>
        </w:tc>
      </w:tr>
      <w:tr w:rsidR="0013575E" w:rsidRPr="00766915" w:rsidTr="00E31D3C">
        <w:trPr>
          <w:trHeight w:val="300"/>
          <w:ins w:id="857" w:author="Paolo Campanella" w:date="2014-04-28T19:19:00Z"/>
        </w:trPr>
        <w:tc>
          <w:tcPr>
            <w:tcW w:w="1135" w:type="pct"/>
            <w:gridSpan w:val="2"/>
            <w:noWrap/>
          </w:tcPr>
          <w:p w:rsidR="0013575E" w:rsidRPr="003A5299" w:rsidRDefault="0013575E" w:rsidP="003A5299">
            <w:pPr>
              <w:spacing w:after="0" w:line="240" w:lineRule="auto"/>
              <w:jc w:val="center"/>
              <w:rPr>
                <w:ins w:id="858" w:author="Paolo Campanella" w:date="2014-04-28T19:19:00Z"/>
                <w:color w:val="000000"/>
                <w:lang w:eastAsia="it-IT"/>
              </w:rPr>
            </w:pPr>
            <w:ins w:id="859" w:author="Paolo Campanella" w:date="2014-04-28T19:19:00Z">
              <w:r w:rsidRPr="003A5299">
                <w:rPr>
                  <w:color w:val="000000"/>
                  <w:lang w:eastAsia="it-IT"/>
                </w:rPr>
                <w:t>System tuning and Fixing</w:t>
              </w:r>
            </w:ins>
          </w:p>
        </w:tc>
        <w:tc>
          <w:tcPr>
            <w:tcW w:w="304" w:type="pct"/>
            <w:noWrap/>
          </w:tcPr>
          <w:p w:rsidR="0013575E" w:rsidRPr="003A5299" w:rsidRDefault="0013575E" w:rsidP="003A5299">
            <w:pPr>
              <w:spacing w:after="0" w:line="240" w:lineRule="auto"/>
              <w:rPr>
                <w:ins w:id="860" w:author="Paolo Campanella" w:date="2014-04-28T19:19:00Z"/>
                <w:color w:val="000000"/>
                <w:lang w:eastAsia="it-IT"/>
              </w:rPr>
            </w:pPr>
            <w:ins w:id="861"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62" w:author="Paolo Campanella" w:date="2014-04-28T19:19:00Z"/>
                <w:color w:val="000000"/>
                <w:lang w:eastAsia="it-IT"/>
              </w:rPr>
            </w:pPr>
            <w:ins w:id="863"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64" w:author="Paolo Campanella" w:date="2014-04-28T19:19:00Z"/>
                <w:color w:val="000000"/>
                <w:lang w:eastAsia="it-IT"/>
              </w:rPr>
            </w:pPr>
            <w:ins w:id="865"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66" w:author="Paolo Campanella" w:date="2014-04-28T19:19:00Z"/>
                <w:color w:val="000000"/>
                <w:lang w:eastAsia="it-IT"/>
              </w:rPr>
            </w:pPr>
            <w:ins w:id="867"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68" w:author="Paolo Campanella" w:date="2014-04-28T19:19:00Z"/>
                <w:color w:val="000000"/>
                <w:lang w:eastAsia="it-IT"/>
              </w:rPr>
            </w:pPr>
            <w:ins w:id="869"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70" w:author="Paolo Campanella" w:date="2014-04-28T19:19:00Z"/>
                <w:color w:val="000000"/>
                <w:lang w:eastAsia="it-IT"/>
              </w:rPr>
            </w:pPr>
            <w:ins w:id="871"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72" w:author="Paolo Campanella" w:date="2014-04-28T19:19:00Z"/>
                <w:color w:val="000000"/>
                <w:lang w:eastAsia="it-IT"/>
              </w:rPr>
            </w:pPr>
            <w:ins w:id="873"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74" w:author="Paolo Campanella" w:date="2014-04-28T19:19:00Z"/>
                <w:color w:val="000000"/>
                <w:lang w:eastAsia="it-IT"/>
              </w:rPr>
            </w:pPr>
            <w:ins w:id="875"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76" w:author="Paolo Campanella" w:date="2014-04-28T19:19:00Z"/>
                <w:color w:val="000000"/>
                <w:lang w:eastAsia="it-IT"/>
              </w:rPr>
            </w:pPr>
            <w:ins w:id="877"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78" w:author="Paolo Campanella" w:date="2014-04-28T19:19:00Z"/>
                <w:color w:val="000000"/>
                <w:lang w:eastAsia="it-IT"/>
              </w:rPr>
            </w:pPr>
            <w:ins w:id="879"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80" w:author="Paolo Campanella" w:date="2014-04-28T19:19:00Z"/>
                <w:color w:val="000000"/>
                <w:lang w:eastAsia="it-IT"/>
              </w:rPr>
            </w:pPr>
            <w:ins w:id="881" w:author="Paolo Campanella" w:date="2014-04-28T19:19:00Z">
              <w:r w:rsidRPr="003A5299">
                <w:rPr>
                  <w:color w:val="000000"/>
                  <w:lang w:eastAsia="it-IT"/>
                </w:rPr>
                <w:t> </w:t>
              </w:r>
            </w:ins>
          </w:p>
        </w:tc>
        <w:tc>
          <w:tcPr>
            <w:tcW w:w="261" w:type="pct"/>
            <w:noWrap/>
          </w:tcPr>
          <w:p w:rsidR="0013575E" w:rsidRPr="003A5299" w:rsidRDefault="0013575E" w:rsidP="003A5299">
            <w:pPr>
              <w:spacing w:after="0" w:line="240" w:lineRule="auto"/>
              <w:rPr>
                <w:ins w:id="882" w:author="Paolo Campanella" w:date="2014-04-28T19:19:00Z"/>
                <w:color w:val="000000"/>
                <w:lang w:eastAsia="it-IT"/>
              </w:rPr>
            </w:pPr>
            <w:ins w:id="883" w:author="Paolo Campanella" w:date="2014-04-28T19:19:00Z">
              <w:r w:rsidRPr="003A5299">
                <w:rPr>
                  <w:color w:val="000000"/>
                  <w:lang w:eastAsia="it-IT"/>
                </w:rPr>
                <w:t> </w:t>
              </w:r>
            </w:ins>
          </w:p>
        </w:tc>
        <w:tc>
          <w:tcPr>
            <w:tcW w:w="261" w:type="pct"/>
            <w:noWrap/>
          </w:tcPr>
          <w:p w:rsidR="0013575E" w:rsidRPr="003A5299" w:rsidRDefault="0013575E" w:rsidP="003A5299">
            <w:pPr>
              <w:spacing w:after="0" w:line="240" w:lineRule="auto"/>
              <w:rPr>
                <w:ins w:id="884" w:author="Paolo Campanella" w:date="2014-04-28T19:19:00Z"/>
                <w:color w:val="000000"/>
                <w:lang w:eastAsia="it-IT"/>
              </w:rPr>
            </w:pPr>
            <w:ins w:id="885" w:author="Paolo Campanella" w:date="2014-04-28T19:19:00Z">
              <w:r w:rsidRPr="003A5299">
                <w:rPr>
                  <w:color w:val="000000"/>
                  <w:lang w:eastAsia="it-IT"/>
                </w:rPr>
                <w:t> </w:t>
              </w:r>
            </w:ins>
          </w:p>
        </w:tc>
      </w:tr>
      <w:tr w:rsidR="0013575E" w:rsidRPr="00766915" w:rsidTr="00E31D3C">
        <w:trPr>
          <w:trHeight w:val="300"/>
          <w:ins w:id="886" w:author="Paolo Campanella" w:date="2014-04-28T19:19:00Z"/>
        </w:trPr>
        <w:tc>
          <w:tcPr>
            <w:tcW w:w="1135" w:type="pct"/>
            <w:gridSpan w:val="2"/>
            <w:noWrap/>
          </w:tcPr>
          <w:p w:rsidR="0013575E" w:rsidRPr="003A5299" w:rsidRDefault="0013575E" w:rsidP="003A5299">
            <w:pPr>
              <w:spacing w:after="0" w:line="240" w:lineRule="auto"/>
              <w:jc w:val="center"/>
              <w:rPr>
                <w:ins w:id="887" w:author="Paolo Campanella" w:date="2014-04-28T19:19:00Z"/>
                <w:color w:val="000000"/>
                <w:lang w:eastAsia="it-IT"/>
              </w:rPr>
            </w:pPr>
            <w:ins w:id="888"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89" w:author="Paolo Campanella" w:date="2014-04-28T19:19:00Z"/>
                <w:color w:val="000000"/>
                <w:lang w:eastAsia="it-IT"/>
              </w:rPr>
            </w:pPr>
            <w:ins w:id="890"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91" w:author="Paolo Campanella" w:date="2014-04-28T19:19:00Z"/>
                <w:color w:val="000000"/>
                <w:lang w:eastAsia="it-IT"/>
              </w:rPr>
            </w:pPr>
            <w:ins w:id="892"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93" w:author="Paolo Campanella" w:date="2014-04-28T19:19:00Z"/>
                <w:color w:val="000000"/>
                <w:lang w:eastAsia="it-IT"/>
              </w:rPr>
            </w:pPr>
            <w:ins w:id="894"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95" w:author="Paolo Campanella" w:date="2014-04-28T19:19:00Z"/>
                <w:color w:val="000000"/>
                <w:lang w:eastAsia="it-IT"/>
              </w:rPr>
            </w:pPr>
            <w:ins w:id="896"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97" w:author="Paolo Campanella" w:date="2014-04-28T19:19:00Z"/>
                <w:color w:val="000000"/>
                <w:lang w:eastAsia="it-IT"/>
              </w:rPr>
            </w:pPr>
            <w:ins w:id="898"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899" w:author="Paolo Campanella" w:date="2014-04-28T19:19:00Z"/>
                <w:color w:val="000000"/>
                <w:lang w:eastAsia="it-IT"/>
              </w:rPr>
            </w:pPr>
            <w:ins w:id="900"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901" w:author="Paolo Campanella" w:date="2014-04-28T19:19:00Z"/>
                <w:color w:val="000000"/>
                <w:lang w:eastAsia="it-IT"/>
              </w:rPr>
            </w:pPr>
            <w:ins w:id="902"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903" w:author="Paolo Campanella" w:date="2014-04-28T19:19:00Z"/>
                <w:color w:val="000000"/>
                <w:lang w:eastAsia="it-IT"/>
              </w:rPr>
            </w:pPr>
            <w:ins w:id="904"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905" w:author="Paolo Campanella" w:date="2014-04-28T19:19:00Z"/>
                <w:color w:val="000000"/>
                <w:lang w:eastAsia="it-IT"/>
              </w:rPr>
            </w:pPr>
            <w:ins w:id="906"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907" w:author="Paolo Campanella" w:date="2014-04-28T19:19:00Z"/>
                <w:color w:val="000000"/>
                <w:lang w:eastAsia="it-IT"/>
              </w:rPr>
            </w:pPr>
            <w:ins w:id="908" w:author="Paolo Campanella" w:date="2014-04-28T19:19:00Z">
              <w:r w:rsidRPr="003A5299">
                <w:rPr>
                  <w:color w:val="000000"/>
                  <w:lang w:eastAsia="it-IT"/>
                </w:rPr>
                <w:t> </w:t>
              </w:r>
            </w:ins>
          </w:p>
        </w:tc>
        <w:tc>
          <w:tcPr>
            <w:tcW w:w="304" w:type="pct"/>
            <w:noWrap/>
          </w:tcPr>
          <w:p w:rsidR="0013575E" w:rsidRPr="003A5299" w:rsidRDefault="0013575E" w:rsidP="003A5299">
            <w:pPr>
              <w:spacing w:after="0" w:line="240" w:lineRule="auto"/>
              <w:rPr>
                <w:ins w:id="909" w:author="Paolo Campanella" w:date="2014-04-28T19:19:00Z"/>
                <w:color w:val="000000"/>
                <w:lang w:eastAsia="it-IT"/>
              </w:rPr>
            </w:pPr>
            <w:ins w:id="910" w:author="Paolo Campanella" w:date="2014-04-28T19:19:00Z">
              <w:r w:rsidRPr="003A5299">
                <w:rPr>
                  <w:color w:val="000000"/>
                  <w:lang w:eastAsia="it-IT"/>
                </w:rPr>
                <w:t> </w:t>
              </w:r>
            </w:ins>
          </w:p>
        </w:tc>
        <w:tc>
          <w:tcPr>
            <w:tcW w:w="261" w:type="pct"/>
            <w:noWrap/>
          </w:tcPr>
          <w:p w:rsidR="0013575E" w:rsidRPr="003A5299" w:rsidRDefault="0013575E" w:rsidP="003A5299">
            <w:pPr>
              <w:spacing w:after="0" w:line="240" w:lineRule="auto"/>
              <w:rPr>
                <w:ins w:id="911" w:author="Paolo Campanella" w:date="2014-04-28T19:19:00Z"/>
                <w:color w:val="000000"/>
                <w:lang w:eastAsia="it-IT"/>
              </w:rPr>
            </w:pPr>
            <w:ins w:id="912" w:author="Paolo Campanella" w:date="2014-04-28T19:19:00Z">
              <w:r w:rsidRPr="003A5299">
                <w:rPr>
                  <w:color w:val="000000"/>
                  <w:lang w:eastAsia="it-IT"/>
                </w:rPr>
                <w:t> </w:t>
              </w:r>
            </w:ins>
          </w:p>
        </w:tc>
        <w:tc>
          <w:tcPr>
            <w:tcW w:w="261" w:type="pct"/>
            <w:noWrap/>
          </w:tcPr>
          <w:p w:rsidR="0013575E" w:rsidRPr="003A5299" w:rsidRDefault="0013575E" w:rsidP="003A5299">
            <w:pPr>
              <w:spacing w:after="0" w:line="240" w:lineRule="auto"/>
              <w:rPr>
                <w:ins w:id="913" w:author="Paolo Campanella" w:date="2014-04-28T19:19:00Z"/>
                <w:color w:val="000000"/>
                <w:lang w:eastAsia="it-IT"/>
              </w:rPr>
            </w:pPr>
            <w:ins w:id="914" w:author="Paolo Campanella" w:date="2014-04-28T19:19:00Z">
              <w:r w:rsidRPr="003A5299">
                <w:rPr>
                  <w:color w:val="000000"/>
                  <w:lang w:eastAsia="it-IT"/>
                </w:rPr>
                <w:t> </w:t>
              </w:r>
            </w:ins>
          </w:p>
        </w:tc>
        <w:bookmarkStart w:id="915" w:name="_GoBack"/>
        <w:bookmarkEnd w:id="915"/>
      </w:tr>
      <w:tr w:rsidR="0013575E" w:rsidRPr="00766915" w:rsidTr="003A5299">
        <w:tblPrEx>
          <w:tblCellMar>
            <w:left w:w="70" w:type="dxa"/>
            <w:right w:w="70" w:type="dxa"/>
          </w:tblCellMar>
        </w:tblPrEx>
        <w:trPr>
          <w:trHeight w:val="315"/>
          <w:ins w:id="916" w:author="Paolo Campanella" w:date="2014-04-28T19:19:00Z"/>
        </w:trPr>
        <w:tc>
          <w:tcPr>
            <w:tcW w:w="1135" w:type="pct"/>
            <w:gridSpan w:val="2"/>
            <w:tcBorders>
              <w:top w:val="single" w:sz="4" w:space="0" w:color="auto"/>
              <w:left w:val="single" w:sz="8" w:space="0" w:color="auto"/>
              <w:bottom w:val="single" w:sz="8" w:space="0" w:color="auto"/>
              <w:right w:val="single" w:sz="4" w:space="0" w:color="000000"/>
            </w:tcBorders>
            <w:noWrap/>
            <w:vAlign w:val="bottom"/>
          </w:tcPr>
          <w:p w:rsidR="0013575E" w:rsidRPr="003A5299" w:rsidRDefault="0013575E" w:rsidP="003A5299">
            <w:pPr>
              <w:spacing w:after="0" w:line="240" w:lineRule="auto"/>
              <w:jc w:val="center"/>
              <w:rPr>
                <w:ins w:id="917" w:author="Paolo Campanella" w:date="2014-04-28T19:19:00Z"/>
                <w:b/>
                <w:bCs/>
                <w:color w:val="000000"/>
                <w:lang w:eastAsia="it-IT"/>
              </w:rPr>
            </w:pPr>
            <w:ins w:id="918" w:author="Paolo Campanella" w:date="2014-04-28T19:19:00Z">
              <w:r w:rsidRPr="003A5299">
                <w:rPr>
                  <w:b/>
                  <w:bCs/>
                  <w:color w:val="000000"/>
                  <w:lang w:eastAsia="it-IT"/>
                </w:rPr>
                <w:t>Project Event</w:t>
              </w:r>
            </w:ins>
          </w:p>
        </w:tc>
        <w:tc>
          <w:tcPr>
            <w:tcW w:w="304" w:type="pct"/>
            <w:tcBorders>
              <w:top w:val="nil"/>
              <w:left w:val="single" w:sz="4" w:space="0" w:color="auto"/>
              <w:bottom w:val="single" w:sz="8" w:space="0" w:color="auto"/>
              <w:right w:val="single" w:sz="4" w:space="0" w:color="auto"/>
            </w:tcBorders>
            <w:noWrap/>
            <w:vAlign w:val="bottom"/>
          </w:tcPr>
          <w:p w:rsidR="0013575E" w:rsidRPr="003A5299" w:rsidRDefault="0013575E" w:rsidP="003A5299">
            <w:pPr>
              <w:spacing w:after="0" w:line="240" w:lineRule="auto"/>
              <w:rPr>
                <w:ins w:id="919" w:author="Paolo Campanella" w:date="2014-04-28T19:19:00Z"/>
                <w:color w:val="000000"/>
                <w:lang w:eastAsia="it-IT"/>
              </w:rPr>
            </w:pPr>
            <w:ins w:id="920" w:author="Paolo Campanella" w:date="2014-04-28T19:19:00Z">
              <w:r w:rsidRPr="003A5299">
                <w:rPr>
                  <w:color w:val="000000"/>
                  <w:lang w:eastAsia="it-IT"/>
                </w:rPr>
                <w:t> </w:t>
              </w:r>
            </w:ins>
          </w:p>
        </w:tc>
        <w:tc>
          <w:tcPr>
            <w:tcW w:w="304" w:type="pct"/>
            <w:tcBorders>
              <w:top w:val="nil"/>
              <w:left w:val="nil"/>
              <w:bottom w:val="single" w:sz="8" w:space="0" w:color="auto"/>
              <w:right w:val="single" w:sz="4" w:space="0" w:color="auto"/>
            </w:tcBorders>
            <w:noWrap/>
            <w:vAlign w:val="bottom"/>
          </w:tcPr>
          <w:p w:rsidR="0013575E" w:rsidRPr="003A5299" w:rsidRDefault="0013575E" w:rsidP="003A5299">
            <w:pPr>
              <w:spacing w:after="0" w:line="240" w:lineRule="auto"/>
              <w:rPr>
                <w:ins w:id="921" w:author="Paolo Campanella" w:date="2014-04-28T19:19:00Z"/>
                <w:color w:val="000000"/>
                <w:lang w:eastAsia="it-IT"/>
              </w:rPr>
            </w:pPr>
            <w:ins w:id="922" w:author="Paolo Campanella" w:date="2014-04-28T19:19:00Z">
              <w:r w:rsidRPr="003A5299">
                <w:rPr>
                  <w:color w:val="000000"/>
                  <w:lang w:eastAsia="it-IT"/>
                </w:rPr>
                <w:t> </w:t>
              </w:r>
            </w:ins>
          </w:p>
        </w:tc>
        <w:tc>
          <w:tcPr>
            <w:tcW w:w="304" w:type="pct"/>
            <w:tcBorders>
              <w:top w:val="nil"/>
              <w:left w:val="nil"/>
              <w:bottom w:val="single" w:sz="8" w:space="0" w:color="auto"/>
              <w:right w:val="single" w:sz="4" w:space="0" w:color="auto"/>
            </w:tcBorders>
            <w:noWrap/>
            <w:vAlign w:val="bottom"/>
          </w:tcPr>
          <w:p w:rsidR="0013575E" w:rsidRPr="003A5299" w:rsidRDefault="0013575E" w:rsidP="003A5299">
            <w:pPr>
              <w:spacing w:after="0" w:line="240" w:lineRule="auto"/>
              <w:rPr>
                <w:ins w:id="923" w:author="Paolo Campanella" w:date="2014-04-28T19:19:00Z"/>
                <w:color w:val="000000"/>
                <w:lang w:eastAsia="it-IT"/>
              </w:rPr>
            </w:pPr>
            <w:ins w:id="924" w:author="Paolo Campanella" w:date="2014-04-28T19:19:00Z">
              <w:r w:rsidRPr="003A5299">
                <w:rPr>
                  <w:color w:val="000000"/>
                  <w:lang w:eastAsia="it-IT"/>
                </w:rPr>
                <w:t> </w:t>
              </w:r>
            </w:ins>
          </w:p>
        </w:tc>
        <w:tc>
          <w:tcPr>
            <w:tcW w:w="608" w:type="pct"/>
            <w:gridSpan w:val="2"/>
            <w:tcBorders>
              <w:top w:val="single" w:sz="4" w:space="0" w:color="auto"/>
              <w:left w:val="single" w:sz="4" w:space="0" w:color="auto"/>
              <w:bottom w:val="single" w:sz="8" w:space="0" w:color="auto"/>
              <w:right w:val="single" w:sz="4" w:space="0" w:color="000000"/>
            </w:tcBorders>
            <w:noWrap/>
            <w:vAlign w:val="bottom"/>
          </w:tcPr>
          <w:p w:rsidR="0013575E" w:rsidRPr="003A5299" w:rsidRDefault="0013575E" w:rsidP="003A5299">
            <w:pPr>
              <w:spacing w:after="0" w:line="240" w:lineRule="auto"/>
              <w:jc w:val="center"/>
              <w:rPr>
                <w:ins w:id="925" w:author="Paolo Campanella" w:date="2014-04-28T19:19:00Z"/>
                <w:color w:val="000000"/>
                <w:lang w:eastAsia="it-IT"/>
              </w:rPr>
            </w:pPr>
            <w:ins w:id="926" w:author="Paolo Campanella" w:date="2014-04-28T19:19:00Z">
              <w:r w:rsidRPr="003A5299">
                <w:rPr>
                  <w:color w:val="000000"/>
                  <w:lang w:eastAsia="it-IT"/>
                </w:rPr>
                <w:t>Deltares Visit</w:t>
              </w:r>
            </w:ins>
          </w:p>
        </w:tc>
        <w:tc>
          <w:tcPr>
            <w:tcW w:w="608" w:type="pct"/>
            <w:gridSpan w:val="2"/>
            <w:tcBorders>
              <w:top w:val="single" w:sz="4" w:space="0" w:color="auto"/>
              <w:left w:val="nil"/>
              <w:bottom w:val="single" w:sz="8" w:space="0" w:color="auto"/>
              <w:right w:val="single" w:sz="4" w:space="0" w:color="000000"/>
            </w:tcBorders>
            <w:noWrap/>
            <w:vAlign w:val="bottom"/>
          </w:tcPr>
          <w:p w:rsidR="0013575E" w:rsidRPr="003A5299" w:rsidRDefault="0013575E" w:rsidP="003A5299">
            <w:pPr>
              <w:spacing w:after="0" w:line="240" w:lineRule="auto"/>
              <w:jc w:val="center"/>
              <w:rPr>
                <w:ins w:id="927" w:author="Paolo Campanella" w:date="2014-04-28T19:19:00Z"/>
                <w:color w:val="000000"/>
                <w:lang w:eastAsia="it-IT"/>
              </w:rPr>
            </w:pPr>
            <w:ins w:id="928" w:author="Paolo Campanella" w:date="2014-04-28T19:19:00Z">
              <w:r w:rsidRPr="003A5299">
                <w:rPr>
                  <w:color w:val="000000"/>
                  <w:lang w:eastAsia="it-IT"/>
                </w:rPr>
                <w:t>Intake UI Beta</w:t>
              </w:r>
            </w:ins>
          </w:p>
        </w:tc>
        <w:tc>
          <w:tcPr>
            <w:tcW w:w="304" w:type="pct"/>
            <w:tcBorders>
              <w:top w:val="nil"/>
              <w:left w:val="single" w:sz="4" w:space="0" w:color="auto"/>
              <w:bottom w:val="single" w:sz="8" w:space="0" w:color="auto"/>
              <w:right w:val="single" w:sz="4" w:space="0" w:color="auto"/>
            </w:tcBorders>
            <w:noWrap/>
            <w:vAlign w:val="bottom"/>
          </w:tcPr>
          <w:p w:rsidR="0013575E" w:rsidRPr="003A5299" w:rsidRDefault="0013575E" w:rsidP="003A5299">
            <w:pPr>
              <w:spacing w:after="0" w:line="240" w:lineRule="auto"/>
              <w:rPr>
                <w:ins w:id="929" w:author="Paolo Campanella" w:date="2014-04-28T19:19:00Z"/>
                <w:color w:val="000000"/>
                <w:lang w:eastAsia="it-IT"/>
              </w:rPr>
            </w:pPr>
            <w:ins w:id="930" w:author="Paolo Campanella" w:date="2014-04-28T19:19:00Z">
              <w:r w:rsidRPr="003A5299">
                <w:rPr>
                  <w:color w:val="000000"/>
                  <w:lang w:eastAsia="it-IT"/>
                </w:rPr>
                <w:t> </w:t>
              </w:r>
            </w:ins>
          </w:p>
        </w:tc>
        <w:tc>
          <w:tcPr>
            <w:tcW w:w="304" w:type="pct"/>
            <w:tcBorders>
              <w:top w:val="single" w:sz="4" w:space="0" w:color="auto"/>
              <w:left w:val="single" w:sz="4" w:space="0" w:color="auto"/>
              <w:bottom w:val="single" w:sz="8" w:space="0" w:color="auto"/>
              <w:right w:val="nil"/>
            </w:tcBorders>
            <w:noWrap/>
            <w:vAlign w:val="bottom"/>
          </w:tcPr>
          <w:p w:rsidR="0013575E" w:rsidRPr="003A5299" w:rsidRDefault="0013575E" w:rsidP="003A5299">
            <w:pPr>
              <w:spacing w:after="0" w:line="240" w:lineRule="auto"/>
              <w:rPr>
                <w:ins w:id="931" w:author="Paolo Campanella" w:date="2014-04-28T19:19:00Z"/>
                <w:color w:val="000000"/>
                <w:lang w:eastAsia="it-IT"/>
              </w:rPr>
            </w:pPr>
            <w:ins w:id="932" w:author="Paolo Campanella" w:date="2014-04-28T19:19:00Z">
              <w:r w:rsidRPr="003A5299">
                <w:rPr>
                  <w:color w:val="000000"/>
                  <w:lang w:eastAsia="it-IT"/>
                </w:rPr>
                <w:t> </w:t>
              </w:r>
            </w:ins>
          </w:p>
        </w:tc>
        <w:tc>
          <w:tcPr>
            <w:tcW w:w="608" w:type="pct"/>
            <w:gridSpan w:val="2"/>
            <w:tcBorders>
              <w:top w:val="single" w:sz="4" w:space="0" w:color="auto"/>
              <w:left w:val="single" w:sz="4" w:space="0" w:color="auto"/>
              <w:bottom w:val="single" w:sz="8" w:space="0" w:color="auto"/>
              <w:right w:val="single" w:sz="4" w:space="0" w:color="000000"/>
            </w:tcBorders>
            <w:noWrap/>
            <w:vAlign w:val="bottom"/>
          </w:tcPr>
          <w:p w:rsidR="0013575E" w:rsidRPr="003A5299" w:rsidRDefault="0013575E" w:rsidP="003A5299">
            <w:pPr>
              <w:spacing w:after="0" w:line="240" w:lineRule="auto"/>
              <w:jc w:val="center"/>
              <w:rPr>
                <w:ins w:id="933" w:author="Paolo Campanella" w:date="2014-04-28T19:19:00Z"/>
                <w:color w:val="000000"/>
                <w:lang w:eastAsia="it-IT"/>
              </w:rPr>
            </w:pPr>
            <w:ins w:id="934" w:author="Paolo Campanella" w:date="2014-04-28T19:19:00Z">
              <w:r w:rsidRPr="003A5299">
                <w:rPr>
                  <w:color w:val="000000"/>
                  <w:lang w:eastAsia="it-IT"/>
                </w:rPr>
                <w:t>Full Beta Version</w:t>
              </w:r>
            </w:ins>
          </w:p>
        </w:tc>
        <w:tc>
          <w:tcPr>
            <w:tcW w:w="261" w:type="pct"/>
            <w:tcBorders>
              <w:top w:val="nil"/>
              <w:left w:val="single" w:sz="4" w:space="0" w:color="auto"/>
              <w:bottom w:val="single" w:sz="8" w:space="0" w:color="auto"/>
              <w:right w:val="single" w:sz="4" w:space="0" w:color="auto"/>
            </w:tcBorders>
            <w:noWrap/>
            <w:vAlign w:val="bottom"/>
          </w:tcPr>
          <w:p w:rsidR="0013575E" w:rsidRPr="003A5299" w:rsidRDefault="0013575E" w:rsidP="003A5299">
            <w:pPr>
              <w:spacing w:after="0" w:line="240" w:lineRule="auto"/>
              <w:rPr>
                <w:ins w:id="935" w:author="Paolo Campanella" w:date="2014-04-28T19:19:00Z"/>
                <w:color w:val="000000"/>
                <w:lang w:eastAsia="it-IT"/>
              </w:rPr>
            </w:pPr>
            <w:ins w:id="936" w:author="Paolo Campanella" w:date="2014-04-28T19:19:00Z">
              <w:r w:rsidRPr="003A5299">
                <w:rPr>
                  <w:color w:val="000000"/>
                  <w:lang w:eastAsia="it-IT"/>
                </w:rPr>
                <w:t> </w:t>
              </w:r>
            </w:ins>
          </w:p>
        </w:tc>
        <w:tc>
          <w:tcPr>
            <w:tcW w:w="261" w:type="pct"/>
            <w:tcBorders>
              <w:top w:val="nil"/>
              <w:left w:val="nil"/>
              <w:bottom w:val="single" w:sz="8" w:space="0" w:color="auto"/>
              <w:right w:val="single" w:sz="8" w:space="0" w:color="auto"/>
            </w:tcBorders>
            <w:noWrap/>
            <w:vAlign w:val="bottom"/>
          </w:tcPr>
          <w:p w:rsidR="0013575E" w:rsidRPr="003A5299" w:rsidRDefault="0013575E" w:rsidP="003A5299">
            <w:pPr>
              <w:spacing w:after="0" w:line="240" w:lineRule="auto"/>
              <w:rPr>
                <w:ins w:id="937" w:author="Paolo Campanella" w:date="2014-04-28T19:19:00Z"/>
                <w:color w:val="000000"/>
                <w:lang w:eastAsia="it-IT"/>
              </w:rPr>
            </w:pPr>
            <w:ins w:id="938" w:author="Paolo Campanella" w:date="2014-04-28T19:19:00Z">
              <w:r w:rsidRPr="003A5299">
                <w:rPr>
                  <w:color w:val="000000"/>
                  <w:lang w:eastAsia="it-IT"/>
                </w:rPr>
                <w:t>Release</w:t>
              </w:r>
            </w:ins>
          </w:p>
        </w:tc>
      </w:tr>
    </w:tbl>
    <w:p w:rsidR="0013575E" w:rsidRDefault="0013575E" w:rsidP="00EE0E7C">
      <w:pPr>
        <w:rPr>
          <w:ins w:id="939" w:author="Paolo Campanella" w:date="2014-04-28T19:20:00Z"/>
          <w:lang w:val="en-US"/>
        </w:rPr>
      </w:pPr>
    </w:p>
    <w:p w:rsidR="0013575E" w:rsidRPr="0013575E" w:rsidDel="0081134D" w:rsidRDefault="0013575E">
      <w:pPr>
        <w:rPr>
          <w:ins w:id="940" w:author="Paolo Ciavola" w:date="2014-04-24T17:04:00Z"/>
          <w:del w:id="941" w:author="Paolo Campanella" w:date="2014-04-28T19:20:00Z"/>
          <w:lang w:val="en-US"/>
          <w:rPrChange w:id="942" w:author="Unknown">
            <w:rPr>
              <w:ins w:id="943" w:author="Paolo Ciavola" w:date="2014-04-24T17:04:00Z"/>
              <w:del w:id="944" w:author="Paolo Campanella" w:date="2014-04-28T19:20:00Z"/>
              <w:lang w:val="en-GB"/>
            </w:rPr>
          </w:rPrChange>
        </w:rPr>
      </w:pPr>
      <w:ins w:id="945" w:author="Paolo Campanella" w:date="2014-04-28T19:20:00Z">
        <w:r>
          <w:rPr>
            <w:lang w:val="en-US"/>
          </w:rPr>
          <w:t>The main Events are:</w:t>
        </w:r>
      </w:ins>
    </w:p>
    <w:p w:rsidR="0013575E" w:rsidRDefault="0013575E">
      <w:pPr>
        <w:rPr>
          <w:ins w:id="946" w:author="Paolo Campanella" w:date="2014-04-28T19:20:00Z"/>
          <w:lang w:val="en-GB"/>
        </w:rPr>
      </w:pPr>
    </w:p>
    <w:p w:rsidR="0013575E" w:rsidRPr="00F377E3" w:rsidDel="0081134D" w:rsidRDefault="0013575E">
      <w:pPr>
        <w:pStyle w:val="Paragrafoelenco"/>
        <w:numPr>
          <w:ilvl w:val="0"/>
          <w:numId w:val="7"/>
        </w:numPr>
        <w:rPr>
          <w:ins w:id="947" w:author="Paolo Ciavola" w:date="2014-04-24T17:04:00Z"/>
          <w:del w:id="948" w:author="Paolo Campanella" w:date="2014-04-28T19:20:00Z"/>
          <w:lang w:val="en-GB"/>
        </w:rPr>
        <w:pPrChange w:id="949" w:author="Paolo Campanella" w:date="2014-04-28T19:21:00Z">
          <w:pPr>
            <w:pStyle w:val="Paragrafoelenco"/>
            <w:numPr>
              <w:numId w:val="7"/>
            </w:numPr>
            <w:ind w:left="0" w:hanging="360"/>
          </w:pPr>
        </w:pPrChange>
      </w:pPr>
      <w:ins w:id="950" w:author="Paolo Campanella" w:date="2014-04-28T19:21:00Z">
        <w:r w:rsidRPr="00F377E3">
          <w:rPr>
            <w:lang w:val="en-GB"/>
          </w:rPr>
          <w:t>15 May: final architecture of the databas</w:t>
        </w:r>
        <w:r>
          <w:rPr>
            <w:lang w:val="en-GB"/>
          </w:rPr>
          <w:t>e</w:t>
        </w:r>
      </w:ins>
      <w:ins w:id="951" w:author="Paolo Ciavola" w:date="2014-04-24T17:04:00Z">
        <w:del w:id="952" w:author="Paolo Campanella" w:date="2014-04-28T19:20:00Z">
          <w:r w:rsidRPr="00F377E3" w:rsidDel="0081134D">
            <w:rPr>
              <w:lang w:val="en-GB"/>
            </w:rPr>
            <w:delText>Gantt delle attività</w:delText>
          </w:r>
        </w:del>
      </w:ins>
    </w:p>
    <w:p w:rsidR="0013575E" w:rsidDel="00F377E3" w:rsidRDefault="0013575E">
      <w:pPr>
        <w:pStyle w:val="Paragrafoelenco"/>
        <w:numPr>
          <w:ilvl w:val="0"/>
          <w:numId w:val="7"/>
        </w:numPr>
        <w:rPr>
          <w:ins w:id="953" w:author="Paolo Ciavola" w:date="2014-04-24T17:04:00Z"/>
          <w:del w:id="954" w:author="Paolo Campanella" w:date="2014-04-28T19:20:00Z"/>
          <w:lang w:val="en-GB"/>
        </w:rPr>
        <w:pPrChange w:id="955" w:author="Paolo Campanella" w:date="2014-04-28T19:21:00Z">
          <w:pPr>
            <w:pStyle w:val="Paragrafoelenco"/>
            <w:numPr>
              <w:numId w:val="7"/>
            </w:numPr>
            <w:ind w:left="0" w:hanging="360"/>
          </w:pPr>
        </w:pPrChange>
      </w:pPr>
      <w:ins w:id="956" w:author="Paolo Ciavola" w:date="2014-04-24T17:04:00Z">
        <w:del w:id="957" w:author="Paolo Campanella" w:date="2014-04-28T19:20:00Z">
          <w:r w:rsidDel="00F377E3">
            <w:rPr>
              <w:lang w:val="en-GB"/>
            </w:rPr>
            <w:delText>15 May: final architecture of the database</w:delText>
          </w:r>
        </w:del>
      </w:ins>
    </w:p>
    <w:p w:rsidR="0013575E" w:rsidRDefault="0013575E">
      <w:pPr>
        <w:pStyle w:val="Paragrafoelenco"/>
        <w:numPr>
          <w:ilvl w:val="0"/>
          <w:numId w:val="7"/>
        </w:numPr>
        <w:rPr>
          <w:ins w:id="958" w:author="Paolo Campanella" w:date="2014-04-28T19:21:00Z"/>
          <w:lang w:val="en-GB"/>
        </w:rPr>
        <w:pPrChange w:id="959" w:author="Paolo Campanella" w:date="2014-04-28T19:21:00Z">
          <w:pPr>
            <w:pStyle w:val="Paragrafoelenco"/>
            <w:numPr>
              <w:numId w:val="7"/>
            </w:numPr>
            <w:ind w:left="0" w:hanging="360"/>
          </w:pPr>
        </w:pPrChange>
      </w:pPr>
      <w:ins w:id="960" w:author="Paolo Ciavola" w:date="2014-04-24T17:05:00Z">
        <w:del w:id="961" w:author="Paolo Campanella" w:date="2014-04-28T19:21:00Z">
          <w:r w:rsidRPr="0081134D" w:rsidDel="00F377E3">
            <w:rPr>
              <w:lang w:val="en-GB"/>
            </w:rPr>
            <w:delText>15 June: visit of Deltares staff and WP Leader to premises in Genova for interface Open Earth</w:delText>
          </w:r>
        </w:del>
      </w:ins>
    </w:p>
    <w:p w:rsidR="0013575E" w:rsidRPr="00F377E3" w:rsidRDefault="0013575E" w:rsidP="00F377E3">
      <w:pPr>
        <w:pStyle w:val="Paragrafoelenco"/>
        <w:numPr>
          <w:ilvl w:val="0"/>
          <w:numId w:val="7"/>
        </w:numPr>
        <w:rPr>
          <w:ins w:id="962" w:author="Paolo Campanella" w:date="2014-04-28T19:21:00Z"/>
          <w:lang w:val="en-GB"/>
        </w:rPr>
      </w:pPr>
      <w:ins w:id="963" w:author="Paolo Campanella" w:date="2014-04-28T19:21:00Z">
        <w:r w:rsidRPr="00CD718B">
          <w:rPr>
            <w:lang w:val="en-GB"/>
          </w:rPr>
          <w:t>15 June: visit of Deltares staff and WP Leader to premises in Genova for interface Open Earth</w:t>
        </w:r>
      </w:ins>
    </w:p>
    <w:p w:rsidR="0013575E" w:rsidRDefault="0013575E">
      <w:pPr>
        <w:pStyle w:val="Paragrafoelenco"/>
        <w:numPr>
          <w:ilvl w:val="0"/>
          <w:numId w:val="7"/>
        </w:numPr>
        <w:rPr>
          <w:ins w:id="964" w:author="Paolo Ciavola" w:date="2014-04-24T17:05:00Z"/>
          <w:del w:id="965" w:author="Paolo Campanella" w:date="2014-04-28T19:21:00Z"/>
          <w:lang w:val="en-GB"/>
        </w:rPr>
        <w:pPrChange w:id="966" w:author="Paolo Campanella" w:date="2014-04-28T19:20:00Z">
          <w:pPr>
            <w:pStyle w:val="Paragrafoelenco"/>
            <w:numPr>
              <w:numId w:val="7"/>
            </w:numPr>
            <w:ind w:left="0" w:hanging="360"/>
          </w:pPr>
        </w:pPrChange>
      </w:pPr>
    </w:p>
    <w:p w:rsidR="0013575E" w:rsidRDefault="0013575E">
      <w:pPr>
        <w:pStyle w:val="Paragrafoelenco"/>
        <w:numPr>
          <w:ilvl w:val="0"/>
          <w:numId w:val="7"/>
        </w:numPr>
        <w:rPr>
          <w:ins w:id="967" w:author="Paolo Ciavola" w:date="2014-04-24T17:06:00Z"/>
          <w:lang w:val="en-GB"/>
        </w:rPr>
        <w:pPrChange w:id="968" w:author="Paolo Campanella" w:date="2014-04-28T19:20:00Z">
          <w:pPr>
            <w:pStyle w:val="Paragrafoelenco"/>
            <w:numPr>
              <w:numId w:val="7"/>
            </w:numPr>
            <w:ind w:left="0" w:hanging="360"/>
          </w:pPr>
        </w:pPrChange>
      </w:pPr>
      <w:ins w:id="969" w:author="Paolo Ciavola" w:date="2014-04-24T17:06:00Z">
        <w:r w:rsidRPr="0081134D">
          <w:rPr>
            <w:lang w:val="en-GB"/>
          </w:rPr>
          <w:t>15 July: data intake interface ready and sent to partners for start-up of data intake</w:t>
        </w:r>
      </w:ins>
    </w:p>
    <w:p w:rsidR="0013575E" w:rsidRDefault="0013575E">
      <w:pPr>
        <w:pStyle w:val="Paragrafoelenco"/>
        <w:numPr>
          <w:ilvl w:val="0"/>
          <w:numId w:val="7"/>
        </w:numPr>
        <w:rPr>
          <w:ins w:id="970" w:author="Paolo Ciavola" w:date="2014-04-24T17:07:00Z"/>
          <w:lang w:val="en-GB"/>
        </w:rPr>
        <w:pPrChange w:id="971" w:author="Paolo Campanella" w:date="2014-04-28T19:20:00Z">
          <w:pPr>
            <w:pStyle w:val="Paragrafoelenco"/>
            <w:numPr>
              <w:numId w:val="7"/>
            </w:numPr>
            <w:ind w:left="0" w:hanging="360"/>
          </w:pPr>
        </w:pPrChange>
      </w:pPr>
      <w:ins w:id="972" w:author="Paolo Ciavola" w:date="2014-04-24T17:07:00Z">
        <w:r w:rsidRPr="0081134D">
          <w:rPr>
            <w:lang w:val="en-GB"/>
          </w:rPr>
          <w:t>15 September: Beta version of Database and webGIS available to partners for comments and debugging</w:t>
        </w:r>
      </w:ins>
    </w:p>
    <w:p w:rsidR="0013575E" w:rsidRDefault="0013575E">
      <w:pPr>
        <w:pStyle w:val="Paragrafoelenco"/>
        <w:numPr>
          <w:ilvl w:val="0"/>
          <w:numId w:val="7"/>
        </w:numPr>
        <w:rPr>
          <w:ins w:id="973" w:author="Paolo Ciavola" w:date="2014-04-24T17:08:00Z"/>
          <w:lang w:val="en-GB"/>
        </w:rPr>
        <w:pPrChange w:id="974" w:author="Paolo Campanella" w:date="2014-04-28T19:20:00Z">
          <w:pPr>
            <w:pStyle w:val="Paragrafoelenco"/>
            <w:numPr>
              <w:numId w:val="7"/>
            </w:numPr>
            <w:ind w:left="0" w:hanging="360"/>
          </w:pPr>
        </w:pPrChange>
      </w:pPr>
      <w:ins w:id="975" w:author="Paolo Ciavola" w:date="2014-04-24T17:08:00Z">
        <w:r w:rsidRPr="0081134D">
          <w:rPr>
            <w:lang w:val="en-GB"/>
          </w:rPr>
          <w:t>30 October: Official Release V1 made publicly available</w:t>
        </w:r>
        <w:del w:id="976" w:author="Paolo Campanella" w:date="2014-04-28T19:21:00Z">
          <w:r w:rsidRPr="0081134D" w:rsidDel="00457165">
            <w:rPr>
              <w:lang w:val="en-GB"/>
            </w:rPr>
            <w:delText>*</w:delText>
          </w:r>
        </w:del>
      </w:ins>
    </w:p>
    <w:p w:rsidR="0013575E" w:rsidDel="00457165" w:rsidRDefault="0013575E" w:rsidP="00EE0E7C">
      <w:pPr>
        <w:rPr>
          <w:ins w:id="977" w:author="Paolo Ciavola" w:date="2014-04-24T17:08:00Z"/>
          <w:del w:id="978" w:author="Paolo Campanella" w:date="2014-04-28T19:21:00Z"/>
          <w:lang w:val="en-GB"/>
        </w:rPr>
      </w:pPr>
    </w:p>
    <w:p w:rsidR="0013575E" w:rsidDel="00457165" w:rsidRDefault="0013575E" w:rsidP="00EE0E7C">
      <w:pPr>
        <w:rPr>
          <w:ins w:id="979" w:author="Paolo Ciavola" w:date="2014-04-24T17:08:00Z"/>
          <w:del w:id="980" w:author="Paolo Campanella" w:date="2014-04-28T19:21:00Z"/>
          <w:lang w:val="en-GB"/>
        </w:rPr>
      </w:pPr>
      <w:ins w:id="981" w:author="Paolo Ciavola" w:date="2014-04-24T17:08:00Z">
        <w:del w:id="982" w:author="Paolo Campanella" w:date="2014-04-28T19:21:00Z">
          <w:r w:rsidDel="00457165">
            <w:rPr>
              <w:lang w:val="en-GB"/>
            </w:rPr>
            <w:delText>NB</w:delText>
          </w:r>
        </w:del>
      </w:ins>
    </w:p>
    <w:p w:rsidR="0013575E" w:rsidRDefault="0013575E" w:rsidP="00EE0E7C">
      <w:pPr>
        <w:rPr>
          <w:ins w:id="983" w:author="Paolo Campanella" w:date="2014-07-01T17:36:00Z"/>
          <w:lang w:val="en-GB"/>
        </w:rPr>
      </w:pPr>
      <w:ins w:id="984" w:author="Paolo Ciavola" w:date="2014-04-24T17:08:00Z">
        <w:r>
          <w:rPr>
            <w:lang w:val="en-GB"/>
          </w:rPr>
          <w:t>During the project’s life the database will continue to be populated by partners but results will be made available publicly.</w:t>
        </w:r>
        <w:del w:id="985" w:author="Paolo Campanella" w:date="2014-07-01T17:36:00Z">
          <w:r w:rsidDel="002F59A5">
            <w:rPr>
              <w:lang w:val="en-GB"/>
            </w:rPr>
            <w:delText xml:space="preserve"> However, no data download will be allowed.</w:delText>
          </w:r>
        </w:del>
      </w:ins>
    </w:p>
    <w:p w:rsidR="0013575E" w:rsidRDefault="0013575E" w:rsidP="00EE0E7C">
      <w:pPr>
        <w:rPr>
          <w:ins w:id="986" w:author="Paolo Ciavola" w:date="2014-04-24T17:08:00Z"/>
          <w:lang w:val="en-GB"/>
        </w:rPr>
      </w:pPr>
    </w:p>
    <w:p w:rsidR="0013575E" w:rsidRDefault="0013575E" w:rsidP="00EE0E7C">
      <w:pPr>
        <w:rPr>
          <w:ins w:id="987" w:author="Paolo Ciavola" w:date="2014-04-24T17:09:00Z"/>
          <w:lang w:val="en-GB"/>
        </w:rPr>
      </w:pPr>
    </w:p>
    <w:p w:rsidR="0013575E" w:rsidRPr="00EE0E7C" w:rsidRDefault="0013575E">
      <w:pPr>
        <w:rPr>
          <w:lang w:val="en-GB"/>
        </w:rPr>
      </w:pPr>
      <w:ins w:id="988" w:author="Paolo Ciavola" w:date="2014-04-24T17:09:00Z">
        <w:del w:id="989" w:author="Paolo Campanella" w:date="2014-04-28T19:06:00Z">
          <w:r w:rsidDel="00675ECE">
            <w:rPr>
              <w:lang w:val="en-GB"/>
            </w:rPr>
            <w:delText>For all datasets metadata information will be present according to the INSPIRE directive requirements</w:delText>
          </w:r>
        </w:del>
      </w:ins>
    </w:p>
    <w:sectPr w:rsidR="0013575E" w:rsidRPr="00EE0E7C" w:rsidSect="005A5D1D">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26" w:author="Paolo Campanella" w:date="2014-04-28T18:09:00Z" w:initials="PC">
    <w:p w:rsidR="00451387" w:rsidRDefault="00451387">
      <w:pPr>
        <w:pStyle w:val="Testocommento"/>
      </w:pPr>
      <w:r>
        <w:rPr>
          <w:rStyle w:val="Rimandocommento"/>
        </w:rPr>
        <w:annotationRef/>
      </w:r>
      <w:r>
        <w:t xml:space="preserve">E’ un termine standard informatico: sono processi che girano in background. </w:t>
      </w:r>
    </w:p>
  </w:comment>
  <w:comment w:id="527" w:author="Paolo Ciavola" w:date="1935-03-25T20:04:00Z" w:initials="PC">
    <w:p w:rsidR="00451387" w:rsidRDefault="00451387">
      <w:pPr>
        <w:pStyle w:val="Testocommento"/>
      </w:pPr>
      <w:r>
        <w:rPr>
          <w:rStyle w:val="Rimandocommento"/>
        </w:rPr>
        <w:annotationRef/>
      </w:r>
      <w:proofErr w:type="gramStart"/>
      <w:r>
        <w:t>Cosa vuoi</w:t>
      </w:r>
      <w:proofErr w:type="gramEnd"/>
      <w:r>
        <w:t xml:space="preserve"> dire?</w:t>
      </w:r>
    </w:p>
  </w:comment>
  <w:comment w:id="533" w:author="Paolo Ciavola" w:date="1935-03-25T20:08:00Z" w:initials="PC">
    <w:p w:rsidR="00451387" w:rsidRDefault="00451387">
      <w:pPr>
        <w:pStyle w:val="Testocommento"/>
      </w:pPr>
      <w:r>
        <w:rPr>
          <w:rStyle w:val="Rimandocommento"/>
        </w:rPr>
        <w:annotationRef/>
      </w:r>
      <w:r>
        <w:t xml:space="preserve">Possiamo mettere un esempio? Inoltre, </w:t>
      </w:r>
      <w:proofErr w:type="gramStart"/>
      <w:r>
        <w:t>la</w:t>
      </w:r>
      <w:proofErr w:type="gramEnd"/>
      <w:r>
        <w:t xml:space="preserve"> linee guida della Commissione sono pubbliche? Da dove si scaricano?</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S Gothic">
    <w:altName w:val="?l?r ?S?V?b?N"/>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C71A2"/>
    <w:multiLevelType w:val="hybridMultilevel"/>
    <w:tmpl w:val="498258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239F4C4C"/>
    <w:multiLevelType w:val="hybridMultilevel"/>
    <w:tmpl w:val="97A28976"/>
    <w:lvl w:ilvl="0" w:tplc="04100001">
      <w:start w:val="1"/>
      <w:numFmt w:val="bullet"/>
      <w:lvlText w:val=""/>
      <w:lvlJc w:val="left"/>
      <w:pPr>
        <w:ind w:left="766" w:hanging="360"/>
      </w:pPr>
      <w:rPr>
        <w:rFonts w:ascii="Symbol" w:hAnsi="Symbol" w:hint="default"/>
      </w:rPr>
    </w:lvl>
    <w:lvl w:ilvl="1" w:tplc="04100003" w:tentative="1">
      <w:start w:val="1"/>
      <w:numFmt w:val="bullet"/>
      <w:lvlText w:val="o"/>
      <w:lvlJc w:val="left"/>
      <w:pPr>
        <w:ind w:left="1486" w:hanging="360"/>
      </w:pPr>
      <w:rPr>
        <w:rFonts w:ascii="Courier New" w:hAnsi="Courier New" w:hint="default"/>
      </w:rPr>
    </w:lvl>
    <w:lvl w:ilvl="2" w:tplc="04100005" w:tentative="1">
      <w:start w:val="1"/>
      <w:numFmt w:val="bullet"/>
      <w:lvlText w:val=""/>
      <w:lvlJc w:val="left"/>
      <w:pPr>
        <w:ind w:left="2206" w:hanging="360"/>
      </w:pPr>
      <w:rPr>
        <w:rFonts w:ascii="Wingdings" w:hAnsi="Wingdings" w:hint="default"/>
      </w:rPr>
    </w:lvl>
    <w:lvl w:ilvl="3" w:tplc="04100001" w:tentative="1">
      <w:start w:val="1"/>
      <w:numFmt w:val="bullet"/>
      <w:lvlText w:val=""/>
      <w:lvlJc w:val="left"/>
      <w:pPr>
        <w:ind w:left="2926" w:hanging="360"/>
      </w:pPr>
      <w:rPr>
        <w:rFonts w:ascii="Symbol" w:hAnsi="Symbol" w:hint="default"/>
      </w:rPr>
    </w:lvl>
    <w:lvl w:ilvl="4" w:tplc="04100003" w:tentative="1">
      <w:start w:val="1"/>
      <w:numFmt w:val="bullet"/>
      <w:lvlText w:val="o"/>
      <w:lvlJc w:val="left"/>
      <w:pPr>
        <w:ind w:left="3646" w:hanging="360"/>
      </w:pPr>
      <w:rPr>
        <w:rFonts w:ascii="Courier New" w:hAnsi="Courier New" w:hint="default"/>
      </w:rPr>
    </w:lvl>
    <w:lvl w:ilvl="5" w:tplc="04100005" w:tentative="1">
      <w:start w:val="1"/>
      <w:numFmt w:val="bullet"/>
      <w:lvlText w:val=""/>
      <w:lvlJc w:val="left"/>
      <w:pPr>
        <w:ind w:left="4366" w:hanging="360"/>
      </w:pPr>
      <w:rPr>
        <w:rFonts w:ascii="Wingdings" w:hAnsi="Wingdings" w:hint="default"/>
      </w:rPr>
    </w:lvl>
    <w:lvl w:ilvl="6" w:tplc="04100001" w:tentative="1">
      <w:start w:val="1"/>
      <w:numFmt w:val="bullet"/>
      <w:lvlText w:val=""/>
      <w:lvlJc w:val="left"/>
      <w:pPr>
        <w:ind w:left="5086" w:hanging="360"/>
      </w:pPr>
      <w:rPr>
        <w:rFonts w:ascii="Symbol" w:hAnsi="Symbol" w:hint="default"/>
      </w:rPr>
    </w:lvl>
    <w:lvl w:ilvl="7" w:tplc="04100003" w:tentative="1">
      <w:start w:val="1"/>
      <w:numFmt w:val="bullet"/>
      <w:lvlText w:val="o"/>
      <w:lvlJc w:val="left"/>
      <w:pPr>
        <w:ind w:left="5806" w:hanging="360"/>
      </w:pPr>
      <w:rPr>
        <w:rFonts w:ascii="Courier New" w:hAnsi="Courier New" w:hint="default"/>
      </w:rPr>
    </w:lvl>
    <w:lvl w:ilvl="8" w:tplc="04100005" w:tentative="1">
      <w:start w:val="1"/>
      <w:numFmt w:val="bullet"/>
      <w:lvlText w:val=""/>
      <w:lvlJc w:val="left"/>
      <w:pPr>
        <w:ind w:left="6526" w:hanging="360"/>
      </w:pPr>
      <w:rPr>
        <w:rFonts w:ascii="Wingdings" w:hAnsi="Wingdings" w:hint="default"/>
      </w:rPr>
    </w:lvl>
  </w:abstractNum>
  <w:abstractNum w:abstractNumId="2">
    <w:nsid w:val="24EF1D82"/>
    <w:multiLevelType w:val="hybridMultilevel"/>
    <w:tmpl w:val="C02AC686"/>
    <w:lvl w:ilvl="0" w:tplc="04100001">
      <w:start w:val="1"/>
      <w:numFmt w:val="bullet"/>
      <w:lvlText w:val=""/>
      <w:lvlJc w:val="left"/>
      <w:pPr>
        <w:ind w:left="720" w:hanging="360"/>
      </w:pPr>
      <w:rPr>
        <w:rFonts w:ascii="Symbol" w:hAnsi="Symbol" w:hint="default"/>
      </w:rPr>
    </w:lvl>
    <w:lvl w:ilvl="1" w:tplc="9AD69546">
      <w:numFmt w:val="bullet"/>
      <w:lvlText w:val="•"/>
      <w:lvlJc w:val="left"/>
      <w:pPr>
        <w:ind w:left="1785" w:hanging="705"/>
      </w:pPr>
      <w:rPr>
        <w:rFonts w:ascii="Calibri" w:eastAsia="Times New Roman" w:hAnsi="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4FC922D7"/>
    <w:multiLevelType w:val="hybridMultilevel"/>
    <w:tmpl w:val="9870A1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5920629D"/>
    <w:multiLevelType w:val="hybridMultilevel"/>
    <w:tmpl w:val="FA16A8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678E732E"/>
    <w:multiLevelType w:val="hybridMultilevel"/>
    <w:tmpl w:val="D72435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67F03BB7"/>
    <w:multiLevelType w:val="hybridMultilevel"/>
    <w:tmpl w:val="442E2B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2"/>
  </w:num>
  <w:num w:numId="4">
    <w:abstractNumId w:val="3"/>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trackRevisions/>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2D9"/>
    <w:rsid w:val="0009008C"/>
    <w:rsid w:val="0013575E"/>
    <w:rsid w:val="00195AA5"/>
    <w:rsid w:val="002F59A5"/>
    <w:rsid w:val="00375B23"/>
    <w:rsid w:val="003A5299"/>
    <w:rsid w:val="003F1B69"/>
    <w:rsid w:val="00417B2C"/>
    <w:rsid w:val="0042080F"/>
    <w:rsid w:val="00451387"/>
    <w:rsid w:val="00457165"/>
    <w:rsid w:val="00494187"/>
    <w:rsid w:val="004A06DD"/>
    <w:rsid w:val="004A1310"/>
    <w:rsid w:val="004E329C"/>
    <w:rsid w:val="005442D9"/>
    <w:rsid w:val="005A5D1D"/>
    <w:rsid w:val="00626861"/>
    <w:rsid w:val="00675ECE"/>
    <w:rsid w:val="006A1D0E"/>
    <w:rsid w:val="0072300F"/>
    <w:rsid w:val="00766915"/>
    <w:rsid w:val="007E2C96"/>
    <w:rsid w:val="007E5E5E"/>
    <w:rsid w:val="0080693C"/>
    <w:rsid w:val="0081134D"/>
    <w:rsid w:val="00821237"/>
    <w:rsid w:val="00876831"/>
    <w:rsid w:val="008B746A"/>
    <w:rsid w:val="009129AD"/>
    <w:rsid w:val="00AE367E"/>
    <w:rsid w:val="00C57FEF"/>
    <w:rsid w:val="00C72FB4"/>
    <w:rsid w:val="00C95E1B"/>
    <w:rsid w:val="00C979B6"/>
    <w:rsid w:val="00CD718B"/>
    <w:rsid w:val="00D90F95"/>
    <w:rsid w:val="00E262E8"/>
    <w:rsid w:val="00E31D3C"/>
    <w:rsid w:val="00EE0E7C"/>
    <w:rsid w:val="00F377E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it-IT" w:eastAsia="it-IT"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e">
    <w:name w:val="Normal"/>
    <w:qFormat/>
    <w:rsid w:val="005A5D1D"/>
    <w:pPr>
      <w:spacing w:after="200" w:line="276" w:lineRule="auto"/>
    </w:pPr>
    <w:rPr>
      <w:lang w:eastAsia="en-US"/>
    </w:rPr>
  </w:style>
  <w:style w:type="paragraph" w:styleId="Titolo1">
    <w:name w:val="heading 1"/>
    <w:basedOn w:val="Normale"/>
    <w:next w:val="Normale"/>
    <w:link w:val="Titolo1Carattere"/>
    <w:uiPriority w:val="99"/>
    <w:qFormat/>
    <w:rsid w:val="005442D9"/>
    <w:pPr>
      <w:keepNext/>
      <w:keepLines/>
      <w:spacing w:before="480" w:after="0"/>
      <w:outlineLvl w:val="0"/>
    </w:pPr>
    <w:rPr>
      <w:rFonts w:ascii="Cambria" w:eastAsia="MS Gothic" w:hAnsi="Cambria"/>
      <w:b/>
      <w:bCs/>
      <w:color w:val="365F91"/>
      <w:sz w:val="28"/>
      <w:szCs w:val="28"/>
    </w:rPr>
  </w:style>
  <w:style w:type="paragraph" w:styleId="Titolo2">
    <w:name w:val="heading 2"/>
    <w:basedOn w:val="Normale"/>
    <w:next w:val="Normale"/>
    <w:link w:val="Titolo2Carattere"/>
    <w:uiPriority w:val="99"/>
    <w:qFormat/>
    <w:rsid w:val="009129AD"/>
    <w:pPr>
      <w:keepNext/>
      <w:keepLines/>
      <w:spacing w:before="200" w:after="0"/>
      <w:outlineLvl w:val="1"/>
    </w:pPr>
    <w:rPr>
      <w:rFonts w:ascii="Cambria" w:eastAsia="MS Gothic" w:hAnsi="Cambria"/>
      <w:b/>
      <w:bCs/>
      <w:color w:val="4F81BD"/>
      <w:sz w:val="26"/>
      <w:szCs w:val="26"/>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atterepredefinitoparagrafo"/>
    <w:link w:val="Titolo1"/>
    <w:uiPriority w:val="99"/>
    <w:locked/>
    <w:rsid w:val="005442D9"/>
    <w:rPr>
      <w:rFonts w:ascii="Cambria" w:eastAsia="MS Gothic" w:hAnsi="Cambria" w:cs="Times New Roman"/>
      <w:b/>
      <w:bCs/>
      <w:color w:val="365F91"/>
      <w:sz w:val="28"/>
      <w:szCs w:val="28"/>
    </w:rPr>
  </w:style>
  <w:style w:type="character" w:customStyle="1" w:styleId="Titolo2Carattere">
    <w:name w:val="Titolo 2 Carattere"/>
    <w:basedOn w:val="Caratterepredefinitoparagrafo"/>
    <w:link w:val="Titolo2"/>
    <w:uiPriority w:val="99"/>
    <w:locked/>
    <w:rsid w:val="009129AD"/>
    <w:rPr>
      <w:rFonts w:ascii="Cambria" w:eastAsia="MS Gothic" w:hAnsi="Cambria" w:cs="Times New Roman"/>
      <w:b/>
      <w:bCs/>
      <w:color w:val="4F81BD"/>
      <w:sz w:val="26"/>
      <w:szCs w:val="26"/>
    </w:rPr>
  </w:style>
  <w:style w:type="paragraph" w:styleId="Titolo">
    <w:name w:val="Title"/>
    <w:basedOn w:val="Normale"/>
    <w:next w:val="Normale"/>
    <w:link w:val="TitoloCarattere"/>
    <w:uiPriority w:val="99"/>
    <w:qFormat/>
    <w:rsid w:val="005442D9"/>
    <w:pPr>
      <w:pBdr>
        <w:bottom w:val="single" w:sz="8" w:space="4" w:color="4F81BD"/>
      </w:pBdr>
      <w:spacing w:after="300" w:line="240" w:lineRule="auto"/>
      <w:contextualSpacing/>
    </w:pPr>
    <w:rPr>
      <w:rFonts w:ascii="Cambria" w:eastAsia="MS Gothic" w:hAnsi="Cambria"/>
      <w:color w:val="17365D"/>
      <w:spacing w:val="5"/>
      <w:kern w:val="28"/>
      <w:sz w:val="52"/>
      <w:szCs w:val="52"/>
    </w:rPr>
  </w:style>
  <w:style w:type="character" w:customStyle="1" w:styleId="TitoloCarattere">
    <w:name w:val="Titolo Carattere"/>
    <w:basedOn w:val="Caratterepredefinitoparagrafo"/>
    <w:link w:val="Titolo"/>
    <w:uiPriority w:val="99"/>
    <w:locked/>
    <w:rsid w:val="005442D9"/>
    <w:rPr>
      <w:rFonts w:ascii="Cambria" w:eastAsia="MS Gothic" w:hAnsi="Cambria" w:cs="Times New Roman"/>
      <w:color w:val="17365D"/>
      <w:spacing w:val="5"/>
      <w:kern w:val="28"/>
      <w:sz w:val="52"/>
      <w:szCs w:val="52"/>
    </w:rPr>
  </w:style>
  <w:style w:type="paragraph" w:styleId="Titolosommario">
    <w:name w:val="TOC Heading"/>
    <w:basedOn w:val="Titolo1"/>
    <w:next w:val="Normale"/>
    <w:uiPriority w:val="99"/>
    <w:qFormat/>
    <w:rsid w:val="005442D9"/>
    <w:pPr>
      <w:outlineLvl w:val="9"/>
    </w:pPr>
    <w:rPr>
      <w:lang w:eastAsia="it-IT"/>
    </w:rPr>
  </w:style>
  <w:style w:type="paragraph" w:styleId="Testofumetto">
    <w:name w:val="Balloon Text"/>
    <w:basedOn w:val="Normale"/>
    <w:link w:val="TestofumettoCarattere"/>
    <w:uiPriority w:val="99"/>
    <w:semiHidden/>
    <w:rsid w:val="005442D9"/>
    <w:pPr>
      <w:spacing w:after="0" w:line="240" w:lineRule="auto"/>
    </w:pPr>
    <w:rPr>
      <w:rFonts w:ascii="Tahoma" w:hAnsi="Tahoma" w:cs="Tahoma"/>
      <w:sz w:val="16"/>
      <w:szCs w:val="16"/>
    </w:rPr>
  </w:style>
  <w:style w:type="character" w:customStyle="1" w:styleId="TestofumettoCarattere">
    <w:name w:val="Testo fumetto Carattere"/>
    <w:basedOn w:val="Caratterepredefinitoparagrafo"/>
    <w:link w:val="Testofumetto"/>
    <w:uiPriority w:val="99"/>
    <w:semiHidden/>
    <w:locked/>
    <w:rsid w:val="005442D9"/>
    <w:rPr>
      <w:rFonts w:ascii="Tahoma" w:hAnsi="Tahoma" w:cs="Tahoma"/>
      <w:sz w:val="16"/>
      <w:szCs w:val="16"/>
    </w:rPr>
  </w:style>
  <w:style w:type="paragraph" w:styleId="Paragrafoelenco">
    <w:name w:val="List Paragraph"/>
    <w:basedOn w:val="Normale"/>
    <w:uiPriority w:val="99"/>
    <w:qFormat/>
    <w:rsid w:val="00E262E8"/>
    <w:pPr>
      <w:ind w:left="720"/>
      <w:contextualSpacing/>
    </w:pPr>
  </w:style>
  <w:style w:type="paragraph" w:styleId="Sommario1">
    <w:name w:val="toc 1"/>
    <w:basedOn w:val="Normale"/>
    <w:next w:val="Normale"/>
    <w:autoRedefine/>
    <w:uiPriority w:val="99"/>
    <w:rsid w:val="006A1D0E"/>
    <w:pPr>
      <w:spacing w:after="100"/>
    </w:pPr>
  </w:style>
  <w:style w:type="character" w:styleId="Collegamentoipertestuale">
    <w:name w:val="Hyperlink"/>
    <w:basedOn w:val="Caratterepredefinitoparagrafo"/>
    <w:uiPriority w:val="99"/>
    <w:rsid w:val="006A1D0E"/>
    <w:rPr>
      <w:rFonts w:cs="Times New Roman"/>
      <w:color w:val="0000FF"/>
      <w:u w:val="single"/>
    </w:rPr>
  </w:style>
  <w:style w:type="paragraph" w:styleId="Sommario2">
    <w:name w:val="toc 2"/>
    <w:basedOn w:val="Normale"/>
    <w:next w:val="Normale"/>
    <w:autoRedefine/>
    <w:uiPriority w:val="99"/>
    <w:rsid w:val="00EE0E7C"/>
    <w:pPr>
      <w:spacing w:after="100"/>
      <w:ind w:left="220"/>
    </w:pPr>
  </w:style>
  <w:style w:type="character" w:styleId="Rimandocommento">
    <w:name w:val="annotation reference"/>
    <w:basedOn w:val="Caratterepredefinitoparagrafo"/>
    <w:uiPriority w:val="99"/>
    <w:semiHidden/>
    <w:rsid w:val="00C95E1B"/>
    <w:rPr>
      <w:rFonts w:cs="Times New Roman"/>
      <w:sz w:val="18"/>
      <w:szCs w:val="18"/>
    </w:rPr>
  </w:style>
  <w:style w:type="paragraph" w:styleId="Testocommento">
    <w:name w:val="annotation text"/>
    <w:basedOn w:val="Normale"/>
    <w:link w:val="TestocommentoCarattere"/>
    <w:uiPriority w:val="99"/>
    <w:semiHidden/>
    <w:rsid w:val="00C95E1B"/>
    <w:pPr>
      <w:spacing w:line="240" w:lineRule="auto"/>
    </w:pPr>
    <w:rPr>
      <w:sz w:val="24"/>
      <w:szCs w:val="24"/>
    </w:rPr>
  </w:style>
  <w:style w:type="character" w:customStyle="1" w:styleId="TestocommentoCarattere">
    <w:name w:val="Testo commento Carattere"/>
    <w:basedOn w:val="Caratterepredefinitoparagrafo"/>
    <w:link w:val="Testocommento"/>
    <w:uiPriority w:val="99"/>
    <w:semiHidden/>
    <w:locked/>
    <w:rsid w:val="00C95E1B"/>
    <w:rPr>
      <w:rFonts w:cs="Times New Roman"/>
      <w:sz w:val="24"/>
      <w:szCs w:val="24"/>
    </w:rPr>
  </w:style>
  <w:style w:type="paragraph" w:styleId="Soggettocommento">
    <w:name w:val="annotation subject"/>
    <w:basedOn w:val="Testocommento"/>
    <w:next w:val="Testocommento"/>
    <w:link w:val="SoggettocommentoCarattere"/>
    <w:uiPriority w:val="99"/>
    <w:semiHidden/>
    <w:rsid w:val="00C95E1B"/>
    <w:rPr>
      <w:b/>
      <w:bCs/>
      <w:sz w:val="20"/>
      <w:szCs w:val="20"/>
    </w:rPr>
  </w:style>
  <w:style w:type="character" w:customStyle="1" w:styleId="SoggettocommentoCarattere">
    <w:name w:val="Soggetto commento Carattere"/>
    <w:basedOn w:val="TestocommentoCarattere"/>
    <w:link w:val="Soggettocommento"/>
    <w:uiPriority w:val="99"/>
    <w:semiHidden/>
    <w:locked/>
    <w:rsid w:val="00C95E1B"/>
    <w:rPr>
      <w:rFonts w:cs="Times New Roman"/>
      <w:b/>
      <w:bCs/>
      <w:sz w:val="20"/>
      <w:szCs w:val="20"/>
    </w:rPr>
  </w:style>
  <w:style w:type="table" w:styleId="Grigliatabella">
    <w:name w:val="Table Grid"/>
    <w:basedOn w:val="Tabellanormale"/>
    <w:uiPriority w:val="99"/>
    <w:rsid w:val="002F59A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it-IT" w:eastAsia="it-IT"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e">
    <w:name w:val="Normal"/>
    <w:qFormat/>
    <w:rsid w:val="005A5D1D"/>
    <w:pPr>
      <w:spacing w:after="200" w:line="276" w:lineRule="auto"/>
    </w:pPr>
    <w:rPr>
      <w:lang w:eastAsia="en-US"/>
    </w:rPr>
  </w:style>
  <w:style w:type="paragraph" w:styleId="Titolo1">
    <w:name w:val="heading 1"/>
    <w:basedOn w:val="Normale"/>
    <w:next w:val="Normale"/>
    <w:link w:val="Titolo1Carattere"/>
    <w:uiPriority w:val="99"/>
    <w:qFormat/>
    <w:rsid w:val="005442D9"/>
    <w:pPr>
      <w:keepNext/>
      <w:keepLines/>
      <w:spacing w:before="480" w:after="0"/>
      <w:outlineLvl w:val="0"/>
    </w:pPr>
    <w:rPr>
      <w:rFonts w:ascii="Cambria" w:eastAsia="MS Gothic" w:hAnsi="Cambria"/>
      <w:b/>
      <w:bCs/>
      <w:color w:val="365F91"/>
      <w:sz w:val="28"/>
      <w:szCs w:val="28"/>
    </w:rPr>
  </w:style>
  <w:style w:type="paragraph" w:styleId="Titolo2">
    <w:name w:val="heading 2"/>
    <w:basedOn w:val="Normale"/>
    <w:next w:val="Normale"/>
    <w:link w:val="Titolo2Carattere"/>
    <w:uiPriority w:val="99"/>
    <w:qFormat/>
    <w:rsid w:val="009129AD"/>
    <w:pPr>
      <w:keepNext/>
      <w:keepLines/>
      <w:spacing w:before="200" w:after="0"/>
      <w:outlineLvl w:val="1"/>
    </w:pPr>
    <w:rPr>
      <w:rFonts w:ascii="Cambria" w:eastAsia="MS Gothic" w:hAnsi="Cambria"/>
      <w:b/>
      <w:bCs/>
      <w:color w:val="4F81BD"/>
      <w:sz w:val="26"/>
      <w:szCs w:val="26"/>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atterepredefinitoparagrafo"/>
    <w:link w:val="Titolo1"/>
    <w:uiPriority w:val="99"/>
    <w:locked/>
    <w:rsid w:val="005442D9"/>
    <w:rPr>
      <w:rFonts w:ascii="Cambria" w:eastAsia="MS Gothic" w:hAnsi="Cambria" w:cs="Times New Roman"/>
      <w:b/>
      <w:bCs/>
      <w:color w:val="365F91"/>
      <w:sz w:val="28"/>
      <w:szCs w:val="28"/>
    </w:rPr>
  </w:style>
  <w:style w:type="character" w:customStyle="1" w:styleId="Titolo2Carattere">
    <w:name w:val="Titolo 2 Carattere"/>
    <w:basedOn w:val="Caratterepredefinitoparagrafo"/>
    <w:link w:val="Titolo2"/>
    <w:uiPriority w:val="99"/>
    <w:locked/>
    <w:rsid w:val="009129AD"/>
    <w:rPr>
      <w:rFonts w:ascii="Cambria" w:eastAsia="MS Gothic" w:hAnsi="Cambria" w:cs="Times New Roman"/>
      <w:b/>
      <w:bCs/>
      <w:color w:val="4F81BD"/>
      <w:sz w:val="26"/>
      <w:szCs w:val="26"/>
    </w:rPr>
  </w:style>
  <w:style w:type="paragraph" w:styleId="Titolo">
    <w:name w:val="Title"/>
    <w:basedOn w:val="Normale"/>
    <w:next w:val="Normale"/>
    <w:link w:val="TitoloCarattere"/>
    <w:uiPriority w:val="99"/>
    <w:qFormat/>
    <w:rsid w:val="005442D9"/>
    <w:pPr>
      <w:pBdr>
        <w:bottom w:val="single" w:sz="8" w:space="4" w:color="4F81BD"/>
      </w:pBdr>
      <w:spacing w:after="300" w:line="240" w:lineRule="auto"/>
      <w:contextualSpacing/>
    </w:pPr>
    <w:rPr>
      <w:rFonts w:ascii="Cambria" w:eastAsia="MS Gothic" w:hAnsi="Cambria"/>
      <w:color w:val="17365D"/>
      <w:spacing w:val="5"/>
      <w:kern w:val="28"/>
      <w:sz w:val="52"/>
      <w:szCs w:val="52"/>
    </w:rPr>
  </w:style>
  <w:style w:type="character" w:customStyle="1" w:styleId="TitoloCarattere">
    <w:name w:val="Titolo Carattere"/>
    <w:basedOn w:val="Caratterepredefinitoparagrafo"/>
    <w:link w:val="Titolo"/>
    <w:uiPriority w:val="99"/>
    <w:locked/>
    <w:rsid w:val="005442D9"/>
    <w:rPr>
      <w:rFonts w:ascii="Cambria" w:eastAsia="MS Gothic" w:hAnsi="Cambria" w:cs="Times New Roman"/>
      <w:color w:val="17365D"/>
      <w:spacing w:val="5"/>
      <w:kern w:val="28"/>
      <w:sz w:val="52"/>
      <w:szCs w:val="52"/>
    </w:rPr>
  </w:style>
  <w:style w:type="paragraph" w:styleId="Titolosommario">
    <w:name w:val="TOC Heading"/>
    <w:basedOn w:val="Titolo1"/>
    <w:next w:val="Normale"/>
    <w:uiPriority w:val="99"/>
    <w:qFormat/>
    <w:rsid w:val="005442D9"/>
    <w:pPr>
      <w:outlineLvl w:val="9"/>
    </w:pPr>
    <w:rPr>
      <w:lang w:eastAsia="it-IT"/>
    </w:rPr>
  </w:style>
  <w:style w:type="paragraph" w:styleId="Testofumetto">
    <w:name w:val="Balloon Text"/>
    <w:basedOn w:val="Normale"/>
    <w:link w:val="TestofumettoCarattere"/>
    <w:uiPriority w:val="99"/>
    <w:semiHidden/>
    <w:rsid w:val="005442D9"/>
    <w:pPr>
      <w:spacing w:after="0" w:line="240" w:lineRule="auto"/>
    </w:pPr>
    <w:rPr>
      <w:rFonts w:ascii="Tahoma" w:hAnsi="Tahoma" w:cs="Tahoma"/>
      <w:sz w:val="16"/>
      <w:szCs w:val="16"/>
    </w:rPr>
  </w:style>
  <w:style w:type="character" w:customStyle="1" w:styleId="TestofumettoCarattere">
    <w:name w:val="Testo fumetto Carattere"/>
    <w:basedOn w:val="Caratterepredefinitoparagrafo"/>
    <w:link w:val="Testofumetto"/>
    <w:uiPriority w:val="99"/>
    <w:semiHidden/>
    <w:locked/>
    <w:rsid w:val="005442D9"/>
    <w:rPr>
      <w:rFonts w:ascii="Tahoma" w:hAnsi="Tahoma" w:cs="Tahoma"/>
      <w:sz w:val="16"/>
      <w:szCs w:val="16"/>
    </w:rPr>
  </w:style>
  <w:style w:type="paragraph" w:styleId="Paragrafoelenco">
    <w:name w:val="List Paragraph"/>
    <w:basedOn w:val="Normale"/>
    <w:uiPriority w:val="99"/>
    <w:qFormat/>
    <w:rsid w:val="00E262E8"/>
    <w:pPr>
      <w:ind w:left="720"/>
      <w:contextualSpacing/>
    </w:pPr>
  </w:style>
  <w:style w:type="paragraph" w:styleId="Sommario1">
    <w:name w:val="toc 1"/>
    <w:basedOn w:val="Normale"/>
    <w:next w:val="Normale"/>
    <w:autoRedefine/>
    <w:uiPriority w:val="99"/>
    <w:rsid w:val="006A1D0E"/>
    <w:pPr>
      <w:spacing w:after="100"/>
    </w:pPr>
  </w:style>
  <w:style w:type="character" w:styleId="Collegamentoipertestuale">
    <w:name w:val="Hyperlink"/>
    <w:basedOn w:val="Caratterepredefinitoparagrafo"/>
    <w:uiPriority w:val="99"/>
    <w:rsid w:val="006A1D0E"/>
    <w:rPr>
      <w:rFonts w:cs="Times New Roman"/>
      <w:color w:val="0000FF"/>
      <w:u w:val="single"/>
    </w:rPr>
  </w:style>
  <w:style w:type="paragraph" w:styleId="Sommario2">
    <w:name w:val="toc 2"/>
    <w:basedOn w:val="Normale"/>
    <w:next w:val="Normale"/>
    <w:autoRedefine/>
    <w:uiPriority w:val="99"/>
    <w:rsid w:val="00EE0E7C"/>
    <w:pPr>
      <w:spacing w:after="100"/>
      <w:ind w:left="220"/>
    </w:pPr>
  </w:style>
  <w:style w:type="character" w:styleId="Rimandocommento">
    <w:name w:val="annotation reference"/>
    <w:basedOn w:val="Caratterepredefinitoparagrafo"/>
    <w:uiPriority w:val="99"/>
    <w:semiHidden/>
    <w:rsid w:val="00C95E1B"/>
    <w:rPr>
      <w:rFonts w:cs="Times New Roman"/>
      <w:sz w:val="18"/>
      <w:szCs w:val="18"/>
    </w:rPr>
  </w:style>
  <w:style w:type="paragraph" w:styleId="Testocommento">
    <w:name w:val="annotation text"/>
    <w:basedOn w:val="Normale"/>
    <w:link w:val="TestocommentoCarattere"/>
    <w:uiPriority w:val="99"/>
    <w:semiHidden/>
    <w:rsid w:val="00C95E1B"/>
    <w:pPr>
      <w:spacing w:line="240" w:lineRule="auto"/>
    </w:pPr>
    <w:rPr>
      <w:sz w:val="24"/>
      <w:szCs w:val="24"/>
    </w:rPr>
  </w:style>
  <w:style w:type="character" w:customStyle="1" w:styleId="TestocommentoCarattere">
    <w:name w:val="Testo commento Carattere"/>
    <w:basedOn w:val="Caratterepredefinitoparagrafo"/>
    <w:link w:val="Testocommento"/>
    <w:uiPriority w:val="99"/>
    <w:semiHidden/>
    <w:locked/>
    <w:rsid w:val="00C95E1B"/>
    <w:rPr>
      <w:rFonts w:cs="Times New Roman"/>
      <w:sz w:val="24"/>
      <w:szCs w:val="24"/>
    </w:rPr>
  </w:style>
  <w:style w:type="paragraph" w:styleId="Soggettocommento">
    <w:name w:val="annotation subject"/>
    <w:basedOn w:val="Testocommento"/>
    <w:next w:val="Testocommento"/>
    <w:link w:val="SoggettocommentoCarattere"/>
    <w:uiPriority w:val="99"/>
    <w:semiHidden/>
    <w:rsid w:val="00C95E1B"/>
    <w:rPr>
      <w:b/>
      <w:bCs/>
      <w:sz w:val="20"/>
      <w:szCs w:val="20"/>
    </w:rPr>
  </w:style>
  <w:style w:type="character" w:customStyle="1" w:styleId="SoggettocommentoCarattere">
    <w:name w:val="Soggetto commento Carattere"/>
    <w:basedOn w:val="TestocommentoCarattere"/>
    <w:link w:val="Soggettocommento"/>
    <w:uiPriority w:val="99"/>
    <w:semiHidden/>
    <w:locked/>
    <w:rsid w:val="00C95E1B"/>
    <w:rPr>
      <w:rFonts w:cs="Times New Roman"/>
      <w:b/>
      <w:bCs/>
      <w:sz w:val="20"/>
      <w:szCs w:val="20"/>
    </w:rPr>
  </w:style>
  <w:style w:type="table" w:styleId="Grigliatabella">
    <w:name w:val="Table Grid"/>
    <w:basedOn w:val="Tabellanormale"/>
    <w:uiPriority w:val="99"/>
    <w:rsid w:val="002F59A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3906860">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oleObject" Target="embeddings/oleObject3.bin"/><Relationship Id="rId13" Type="http://schemas.openxmlformats.org/officeDocument/2006/relationships/image" Target="media/image4.emf"/><Relationship Id="rId14" Type="http://schemas.openxmlformats.org/officeDocument/2006/relationships/oleObject" Target="embeddings/oleObject4.bin"/><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oleObject" Target="embeddings/oleObject1.bin"/><Relationship Id="rId8" Type="http://schemas.openxmlformats.org/officeDocument/2006/relationships/image" Target="media/image2.emf"/><Relationship Id="rId9" Type="http://schemas.openxmlformats.org/officeDocument/2006/relationships/oleObject" Target="embeddings/oleObject2.bin"/><Relationship Id="rId10"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2660</Words>
  <Characters>15163</Characters>
  <Application>Microsoft Macintosh Word</Application>
  <DocSecurity>0</DocSecurity>
  <Lines>126</Lines>
  <Paragraphs>35</Paragraphs>
  <ScaleCrop>false</ScaleCrop>
  <Company/>
  <LinksUpToDate>false</LinksUpToDate>
  <CharactersWithSpaces>17788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Risc-Kit Db Tool</dc:title>
  <dc:subject/>
  <dc:creator>Paolo Campanella</dc:creator>
  <cp:keywords/>
  <dc:description/>
  <cp:lastModifiedBy>Paolo Ciavola</cp:lastModifiedBy>
  <cp:revision>2</cp:revision>
  <dcterms:created xsi:type="dcterms:W3CDTF">2014-07-03T10:08:00Z</dcterms:created>
  <dcterms:modified xsi:type="dcterms:W3CDTF">2014-07-03T10:08:00Z</dcterms:modified>
</cp:coreProperties>
</file>